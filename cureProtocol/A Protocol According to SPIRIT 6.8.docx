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28973B" w14:textId="77777777" w:rsidR="00132118" w:rsidRPr="006300AF" w:rsidRDefault="00927748" w:rsidP="004049A3">
      <w:pPr>
        <w:pStyle w:val="Heading1"/>
        <w:keepLines/>
        <w:spacing w:line="360" w:lineRule="auto"/>
        <w:jc w:val="center"/>
        <w:rPr>
          <w:rFonts w:ascii="Times New Roman" w:hAnsi="Times New Roman"/>
          <w:bCs/>
          <w:color w:val="365F91"/>
          <w:sz w:val="48"/>
          <w:szCs w:val="24"/>
        </w:rPr>
      </w:pPr>
      <w:r w:rsidRPr="006300AF">
        <w:rPr>
          <w:rFonts w:ascii="Times New Roman" w:hAnsi="Times New Roman"/>
          <w:bCs/>
          <w:color w:val="365F91"/>
          <w:sz w:val="48"/>
          <w:szCs w:val="24"/>
        </w:rPr>
        <w:t xml:space="preserve">Optimising Positive End Expiratory Pressure in mechanical Ventilation using Pulmonary Elastance: </w:t>
      </w:r>
    </w:p>
    <w:p w14:paraId="073E9365" w14:textId="77777777" w:rsidR="009A4C22" w:rsidRPr="006300AF" w:rsidRDefault="00927748" w:rsidP="004049A3">
      <w:pPr>
        <w:pStyle w:val="Heading1"/>
        <w:keepLines/>
        <w:spacing w:line="360" w:lineRule="auto"/>
        <w:jc w:val="center"/>
        <w:rPr>
          <w:rFonts w:ascii="Times New Roman" w:hAnsi="Times New Roman"/>
          <w:bCs/>
          <w:color w:val="365F91"/>
          <w:sz w:val="48"/>
          <w:szCs w:val="24"/>
        </w:rPr>
      </w:pPr>
      <w:r w:rsidRPr="006300AF">
        <w:rPr>
          <w:rFonts w:ascii="Times New Roman" w:hAnsi="Times New Roman"/>
          <w:bCs/>
          <w:color w:val="365F91"/>
          <w:sz w:val="48"/>
          <w:szCs w:val="24"/>
        </w:rPr>
        <w:t>A Randomised Controlled Trial</w:t>
      </w:r>
    </w:p>
    <w:p w14:paraId="06A93ED2" w14:textId="77777777" w:rsidR="00132118" w:rsidRPr="006300AF" w:rsidRDefault="00132118" w:rsidP="004049A3">
      <w:pPr>
        <w:spacing w:after="0" w:line="360" w:lineRule="auto"/>
        <w:rPr>
          <w:lang w:val="en-GB" w:eastAsia="x-none"/>
        </w:rPr>
      </w:pPr>
    </w:p>
    <w:p w14:paraId="25DBA973" w14:textId="77777777" w:rsidR="00132118" w:rsidRPr="006300AF" w:rsidRDefault="00132118" w:rsidP="004049A3">
      <w:pPr>
        <w:spacing w:after="0" w:line="360" w:lineRule="auto"/>
        <w:rPr>
          <w:lang w:val="en-GB" w:eastAsia="x-none"/>
        </w:rPr>
      </w:pPr>
    </w:p>
    <w:p w14:paraId="77006C3A" w14:textId="77777777" w:rsidR="00927748" w:rsidRPr="006300AF" w:rsidRDefault="00B8406C" w:rsidP="004049A3">
      <w:pPr>
        <w:spacing w:after="0" w:line="360" w:lineRule="auto"/>
        <w:rPr>
          <w:color w:val="1F497D"/>
          <w:lang w:val="en-GB"/>
        </w:rPr>
      </w:pPr>
      <w:r w:rsidRPr="006300AF">
        <w:rPr>
          <w:noProof/>
          <w:lang w:eastAsia="en-NZ"/>
        </w:rPr>
        <w:drawing>
          <wp:anchor distT="0" distB="0" distL="114300" distR="114300" simplePos="0" relativeHeight="251625984" behindDoc="0" locked="0" layoutInCell="1" allowOverlap="1" wp14:anchorId="66EF5C30" wp14:editId="513C339A">
            <wp:simplePos x="0" y="0"/>
            <wp:positionH relativeFrom="margin">
              <wp:posOffset>1739265</wp:posOffset>
            </wp:positionH>
            <wp:positionV relativeFrom="paragraph">
              <wp:posOffset>212090</wp:posOffset>
            </wp:positionV>
            <wp:extent cx="2252345" cy="57340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RE Logo.tif"/>
                    <pic:cNvPicPr/>
                  </pic:nvPicPr>
                  <pic:blipFill>
                    <a:blip r:embed="rId8">
                      <a:extLst>
                        <a:ext uri="{28A0092B-C50C-407E-A947-70E740481C1C}">
                          <a14:useLocalDpi xmlns:a14="http://schemas.microsoft.com/office/drawing/2010/main" val="0"/>
                        </a:ext>
                      </a:extLst>
                    </a:blip>
                    <a:stretch>
                      <a:fillRect/>
                    </a:stretch>
                  </pic:blipFill>
                  <pic:spPr>
                    <a:xfrm>
                      <a:off x="0" y="0"/>
                      <a:ext cx="2252345" cy="573405"/>
                    </a:xfrm>
                    <a:prstGeom prst="rect">
                      <a:avLst/>
                    </a:prstGeom>
                  </pic:spPr>
                </pic:pic>
              </a:graphicData>
            </a:graphic>
            <wp14:sizeRelH relativeFrom="margin">
              <wp14:pctWidth>0</wp14:pctWidth>
            </wp14:sizeRelH>
            <wp14:sizeRelV relativeFrom="margin">
              <wp14:pctHeight>0</wp14:pctHeight>
            </wp14:sizeRelV>
          </wp:anchor>
        </w:drawing>
      </w:r>
    </w:p>
    <w:p w14:paraId="6644E9E6" w14:textId="77777777" w:rsidR="00B51C09" w:rsidRPr="006300AF" w:rsidRDefault="00B51C09" w:rsidP="004049A3">
      <w:pPr>
        <w:spacing w:after="0" w:line="360" w:lineRule="auto"/>
        <w:rPr>
          <w:lang w:val="en-GB" w:eastAsia="x-none"/>
        </w:rPr>
      </w:pPr>
    </w:p>
    <w:p w14:paraId="7CCE0E11" w14:textId="77777777" w:rsidR="00B51C09" w:rsidRPr="006300AF" w:rsidRDefault="00132118" w:rsidP="004049A3">
      <w:pPr>
        <w:tabs>
          <w:tab w:val="left" w:pos="6966"/>
        </w:tabs>
        <w:spacing w:after="0" w:line="360" w:lineRule="auto"/>
        <w:rPr>
          <w:lang w:val="en-GB" w:eastAsia="x-none"/>
        </w:rPr>
      </w:pPr>
      <w:r w:rsidRPr="006300AF">
        <w:rPr>
          <w:lang w:val="en-GB" w:eastAsia="x-none"/>
        </w:rPr>
        <w:tab/>
      </w:r>
    </w:p>
    <w:p w14:paraId="07FEA980" w14:textId="77777777" w:rsidR="00132118" w:rsidRPr="006300AF" w:rsidRDefault="00132118" w:rsidP="004049A3">
      <w:pPr>
        <w:tabs>
          <w:tab w:val="left" w:pos="6966"/>
        </w:tabs>
        <w:spacing w:after="0" w:line="360" w:lineRule="auto"/>
        <w:rPr>
          <w:lang w:val="en-GB" w:eastAsia="x-none"/>
        </w:rPr>
      </w:pPr>
    </w:p>
    <w:p w14:paraId="4FB948C6" w14:textId="77777777" w:rsidR="00132118" w:rsidRPr="006300AF" w:rsidRDefault="00132118" w:rsidP="004049A3">
      <w:pPr>
        <w:tabs>
          <w:tab w:val="left" w:pos="6966"/>
        </w:tabs>
        <w:spacing w:after="0" w:line="360" w:lineRule="auto"/>
        <w:rPr>
          <w:lang w:val="en-GB" w:eastAsia="x-none"/>
        </w:rPr>
      </w:pPr>
    </w:p>
    <w:p w14:paraId="1229B364" w14:textId="77777777" w:rsidR="00B51C09" w:rsidRPr="006300AF" w:rsidRDefault="00B51C09" w:rsidP="004049A3">
      <w:pPr>
        <w:spacing w:after="0" w:line="360" w:lineRule="auto"/>
        <w:rPr>
          <w:lang w:val="en-GB" w:eastAsia="x-none"/>
        </w:rPr>
      </w:pPr>
    </w:p>
    <w:p w14:paraId="64D3C689" w14:textId="77777777" w:rsidR="00282A6D" w:rsidRPr="006300AF" w:rsidRDefault="00282A6D" w:rsidP="004049A3">
      <w:pPr>
        <w:spacing w:after="0" w:line="360" w:lineRule="auto"/>
        <w:jc w:val="center"/>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Australia New Zealand </w:t>
      </w:r>
      <w:r w:rsidR="002F3823" w:rsidRPr="006300AF">
        <w:rPr>
          <w:rFonts w:ascii="Times New Roman" w:hAnsi="Times New Roman" w:cs="Times New Roman"/>
          <w:sz w:val="24"/>
          <w:szCs w:val="24"/>
          <w:lang w:val="en-GB"/>
        </w:rPr>
        <w:t xml:space="preserve">Clinical </w:t>
      </w:r>
      <w:r w:rsidRPr="006300AF">
        <w:rPr>
          <w:rFonts w:ascii="Times New Roman" w:hAnsi="Times New Roman" w:cs="Times New Roman"/>
          <w:sz w:val="24"/>
          <w:szCs w:val="24"/>
          <w:lang w:val="en-GB"/>
        </w:rPr>
        <w:t>Trial Registration Number (ANZ</w:t>
      </w:r>
      <w:r w:rsidR="002F3823" w:rsidRPr="006300AF">
        <w:rPr>
          <w:rFonts w:ascii="Times New Roman" w:hAnsi="Times New Roman" w:cs="Times New Roman"/>
          <w:sz w:val="24"/>
          <w:szCs w:val="24"/>
          <w:lang w:val="en-GB"/>
        </w:rPr>
        <w:t>C</w:t>
      </w:r>
      <w:r w:rsidRPr="006300AF">
        <w:rPr>
          <w:rFonts w:ascii="Times New Roman" w:hAnsi="Times New Roman" w:cs="Times New Roman"/>
          <w:sz w:val="24"/>
          <w:szCs w:val="24"/>
          <w:lang w:val="en-GB"/>
        </w:rPr>
        <w:t>TR):</w:t>
      </w:r>
      <w:r w:rsidR="00DF5846" w:rsidRPr="006300AF">
        <w:rPr>
          <w:rFonts w:ascii="Times New Roman" w:hAnsi="Times New Roman" w:cs="Times New Roman"/>
          <w:sz w:val="24"/>
          <w:szCs w:val="24"/>
          <w:lang w:val="en-GB"/>
        </w:rPr>
        <w:t xml:space="preserve"> </w:t>
      </w:r>
      <w:r w:rsidR="004920EC" w:rsidRPr="006300AF">
        <w:rPr>
          <w:rFonts w:ascii="Times New Roman" w:hAnsi="Times New Roman" w:cs="Times New Roman"/>
          <w:sz w:val="24"/>
          <w:szCs w:val="24"/>
          <w:lang w:val="en-GB"/>
        </w:rPr>
        <w:t>ACTRN12614001069640</w:t>
      </w:r>
    </w:p>
    <w:p w14:paraId="2B74735A" w14:textId="77777777" w:rsidR="00E46DE5" w:rsidRPr="006300AF" w:rsidRDefault="00E46DE5" w:rsidP="004049A3">
      <w:pPr>
        <w:spacing w:after="0" w:line="360" w:lineRule="auto"/>
        <w:jc w:val="center"/>
        <w:rPr>
          <w:rFonts w:ascii="Times New Roman" w:hAnsi="Times New Roman" w:cs="Times New Roman"/>
          <w:sz w:val="24"/>
          <w:szCs w:val="24"/>
          <w:lang w:val="en-GB"/>
        </w:rPr>
      </w:pPr>
      <w:r w:rsidRPr="006300AF">
        <w:rPr>
          <w:rFonts w:ascii="Times New Roman" w:hAnsi="Times New Roman" w:cs="Times New Roman"/>
          <w:sz w:val="24"/>
          <w:szCs w:val="24"/>
          <w:lang w:val="en-GB"/>
        </w:rPr>
        <w:t>World Health Organiza</w:t>
      </w:r>
      <w:r w:rsidR="00282A6D" w:rsidRPr="006300AF">
        <w:rPr>
          <w:rFonts w:ascii="Times New Roman" w:hAnsi="Times New Roman" w:cs="Times New Roman"/>
          <w:sz w:val="24"/>
          <w:szCs w:val="24"/>
          <w:lang w:val="en-GB"/>
        </w:rPr>
        <w:t>tion Trial Registration</w:t>
      </w:r>
      <w:r w:rsidR="00A401ED" w:rsidRPr="006300AF">
        <w:rPr>
          <w:rFonts w:ascii="Times New Roman" w:hAnsi="Times New Roman" w:cs="Times New Roman"/>
          <w:sz w:val="24"/>
          <w:szCs w:val="24"/>
          <w:lang w:val="en-GB"/>
        </w:rPr>
        <w:t xml:space="preserve">: </w:t>
      </w:r>
      <w:r w:rsidR="00132118" w:rsidRPr="006300AF">
        <w:rPr>
          <w:rFonts w:ascii="Times New Roman" w:hAnsi="Times New Roman" w:cs="Times New Roman"/>
          <w:sz w:val="24"/>
          <w:szCs w:val="24"/>
          <w:lang w:val="en-GB"/>
        </w:rPr>
        <w:t>UTN: U1111-1161-1833</w:t>
      </w:r>
    </w:p>
    <w:p w14:paraId="2D7A07A8" w14:textId="77777777" w:rsidR="00DF5846" w:rsidRPr="006300AF" w:rsidRDefault="00DF5846" w:rsidP="004049A3">
      <w:pPr>
        <w:spacing w:after="0" w:line="360" w:lineRule="auto"/>
        <w:jc w:val="both"/>
        <w:rPr>
          <w:rFonts w:ascii="Times New Roman" w:hAnsi="Times New Roman" w:cs="Times New Roman"/>
          <w:sz w:val="24"/>
          <w:szCs w:val="24"/>
          <w:lang w:val="en-GB"/>
        </w:rPr>
      </w:pPr>
    </w:p>
    <w:p w14:paraId="3D848834" w14:textId="77777777" w:rsidR="00B51C09" w:rsidRPr="006300AF" w:rsidRDefault="00DF5846" w:rsidP="004049A3">
      <w:pPr>
        <w:spacing w:after="0" w:line="360" w:lineRule="auto"/>
        <w:jc w:val="center"/>
        <w:rPr>
          <w:rFonts w:ascii="Times New Roman" w:hAnsi="Times New Roman" w:cs="Times New Roman"/>
          <w:sz w:val="24"/>
          <w:szCs w:val="24"/>
          <w:lang w:val="en-GB"/>
        </w:rPr>
      </w:pPr>
      <w:r w:rsidRPr="006300AF">
        <w:rPr>
          <w:rFonts w:ascii="Times New Roman" w:hAnsi="Times New Roman" w:cs="Times New Roman"/>
          <w:sz w:val="24"/>
          <w:szCs w:val="24"/>
          <w:lang w:val="en-GB"/>
        </w:rPr>
        <w:t>J. Geoffrey Chase</w:t>
      </w:r>
      <w:r w:rsidR="00B51C09" w:rsidRPr="006300AF">
        <w:rPr>
          <w:rFonts w:ascii="Times New Roman" w:hAnsi="Times New Roman" w:cs="Times New Roman"/>
          <w:sz w:val="24"/>
          <w:szCs w:val="24"/>
          <w:vertAlign w:val="superscript"/>
          <w:lang w:val="en-GB"/>
        </w:rPr>
        <w:t>1</w:t>
      </w:r>
    </w:p>
    <w:p w14:paraId="206A1A5E" w14:textId="77777777" w:rsidR="00B51C09" w:rsidRPr="006300AF" w:rsidRDefault="00DF5846" w:rsidP="004049A3">
      <w:pPr>
        <w:spacing w:after="0" w:line="360" w:lineRule="auto"/>
        <w:jc w:val="center"/>
        <w:rPr>
          <w:rFonts w:ascii="Times New Roman" w:hAnsi="Times New Roman" w:cs="Times New Roman"/>
          <w:sz w:val="24"/>
          <w:szCs w:val="24"/>
          <w:lang w:val="en-GB"/>
        </w:rPr>
      </w:pPr>
      <w:r w:rsidRPr="006300AF">
        <w:rPr>
          <w:rFonts w:ascii="Times New Roman" w:hAnsi="Times New Roman" w:cs="Times New Roman"/>
          <w:sz w:val="24"/>
          <w:szCs w:val="24"/>
          <w:lang w:val="en-GB"/>
        </w:rPr>
        <w:t>Geoffrey M Shaw</w:t>
      </w:r>
      <w:r w:rsidR="00B51C09" w:rsidRPr="006300AF">
        <w:rPr>
          <w:rFonts w:ascii="Times New Roman" w:hAnsi="Times New Roman" w:cs="Times New Roman"/>
          <w:sz w:val="24"/>
          <w:szCs w:val="24"/>
          <w:vertAlign w:val="superscript"/>
          <w:lang w:val="en-GB"/>
        </w:rPr>
        <w:t>2</w:t>
      </w:r>
    </w:p>
    <w:p w14:paraId="21825C12" w14:textId="77777777" w:rsidR="00B51C09" w:rsidRPr="006300AF" w:rsidRDefault="00DF5846" w:rsidP="004049A3">
      <w:pPr>
        <w:spacing w:after="0" w:line="360" w:lineRule="auto"/>
        <w:jc w:val="center"/>
        <w:rPr>
          <w:rFonts w:ascii="Times New Roman" w:hAnsi="Times New Roman" w:cs="Times New Roman"/>
          <w:sz w:val="24"/>
          <w:szCs w:val="24"/>
          <w:lang w:val="en-GB"/>
        </w:rPr>
      </w:pPr>
      <w:r w:rsidRPr="006300AF">
        <w:rPr>
          <w:rFonts w:ascii="Times New Roman" w:hAnsi="Times New Roman" w:cs="Times New Roman"/>
          <w:sz w:val="24"/>
          <w:szCs w:val="24"/>
          <w:lang w:val="en-GB"/>
        </w:rPr>
        <w:t>Christopher Pretty</w:t>
      </w:r>
      <w:r w:rsidR="00B51C09" w:rsidRPr="006300AF">
        <w:rPr>
          <w:rFonts w:ascii="Times New Roman" w:hAnsi="Times New Roman" w:cs="Times New Roman"/>
          <w:sz w:val="24"/>
          <w:szCs w:val="24"/>
          <w:vertAlign w:val="superscript"/>
          <w:lang w:val="en-GB"/>
        </w:rPr>
        <w:t>1</w:t>
      </w:r>
    </w:p>
    <w:p w14:paraId="2112E2CD" w14:textId="5AA7D69E" w:rsidR="00B51C09" w:rsidRPr="006300AF" w:rsidRDefault="00DF5846" w:rsidP="004049A3">
      <w:pPr>
        <w:spacing w:after="0" w:line="360" w:lineRule="auto"/>
        <w:jc w:val="center"/>
        <w:rPr>
          <w:rFonts w:ascii="Times New Roman" w:hAnsi="Times New Roman" w:cs="Times New Roman"/>
          <w:sz w:val="24"/>
          <w:szCs w:val="24"/>
          <w:lang w:val="en-GB"/>
        </w:rPr>
      </w:pPr>
      <w:r w:rsidRPr="006300AF">
        <w:rPr>
          <w:rFonts w:ascii="Times New Roman" w:hAnsi="Times New Roman" w:cs="Times New Roman"/>
          <w:sz w:val="24"/>
          <w:szCs w:val="24"/>
          <w:lang w:val="en-GB"/>
        </w:rPr>
        <w:t>Paul Docherty</w:t>
      </w:r>
      <w:r w:rsidR="00B51C09" w:rsidRPr="006300AF">
        <w:rPr>
          <w:rFonts w:ascii="Times New Roman" w:hAnsi="Times New Roman" w:cs="Times New Roman"/>
          <w:sz w:val="24"/>
          <w:szCs w:val="24"/>
          <w:vertAlign w:val="superscript"/>
          <w:lang w:val="en-GB"/>
        </w:rPr>
        <w:t>1</w:t>
      </w:r>
    </w:p>
    <w:p w14:paraId="6C939827" w14:textId="43D24617" w:rsidR="00B51C09" w:rsidRPr="00285B1F" w:rsidRDefault="00DF5846" w:rsidP="004049A3">
      <w:pPr>
        <w:spacing w:after="0" w:line="360" w:lineRule="auto"/>
        <w:jc w:val="center"/>
        <w:rPr>
          <w:rFonts w:ascii="Times New Roman" w:hAnsi="Times New Roman" w:cs="Times New Roman"/>
          <w:sz w:val="24"/>
          <w:szCs w:val="24"/>
          <w:lang w:val="en-GB"/>
        </w:rPr>
      </w:pPr>
      <w:r w:rsidRPr="00285B1F">
        <w:rPr>
          <w:rFonts w:ascii="Times New Roman" w:hAnsi="Times New Roman" w:cs="Times New Roman"/>
          <w:sz w:val="24"/>
          <w:szCs w:val="24"/>
          <w:lang w:val="en-GB"/>
        </w:rPr>
        <w:t>Yeong Shiong Chiew</w:t>
      </w:r>
      <w:r w:rsidR="00B51C09" w:rsidRPr="00285B1F">
        <w:rPr>
          <w:rFonts w:ascii="Times New Roman" w:hAnsi="Times New Roman" w:cs="Times New Roman"/>
          <w:sz w:val="24"/>
          <w:szCs w:val="24"/>
          <w:vertAlign w:val="superscript"/>
          <w:lang w:val="en-GB"/>
        </w:rPr>
        <w:t>1</w:t>
      </w:r>
      <w:proofErr w:type="gramStart"/>
      <w:r w:rsidR="00172908" w:rsidRPr="00285B1F">
        <w:rPr>
          <w:rFonts w:ascii="Times New Roman" w:hAnsi="Times New Roman" w:cs="Times New Roman"/>
          <w:sz w:val="24"/>
          <w:szCs w:val="24"/>
          <w:vertAlign w:val="superscript"/>
          <w:lang w:val="en-GB"/>
        </w:rPr>
        <w:t>,3</w:t>
      </w:r>
      <w:proofErr w:type="gramEnd"/>
    </w:p>
    <w:p w14:paraId="75410D85" w14:textId="77777777" w:rsidR="00B51C09" w:rsidRPr="00285B1F" w:rsidRDefault="00B51C09" w:rsidP="004049A3">
      <w:pPr>
        <w:spacing w:after="0" w:line="360" w:lineRule="auto"/>
        <w:jc w:val="both"/>
        <w:rPr>
          <w:rFonts w:ascii="Times New Roman" w:hAnsi="Times New Roman" w:cs="Times New Roman"/>
          <w:sz w:val="24"/>
          <w:szCs w:val="24"/>
          <w:lang w:val="en-GB"/>
        </w:rPr>
      </w:pPr>
    </w:p>
    <w:p w14:paraId="47F75100" w14:textId="75EB49FC" w:rsidR="00172908" w:rsidRPr="00285B1F" w:rsidRDefault="00B51C09" w:rsidP="00172908">
      <w:pPr>
        <w:spacing w:after="0" w:line="360" w:lineRule="auto"/>
        <w:jc w:val="center"/>
        <w:rPr>
          <w:rFonts w:ascii="Times New Roman" w:hAnsi="Times New Roman" w:cs="Times New Roman"/>
          <w:sz w:val="24"/>
          <w:szCs w:val="24"/>
          <w:lang w:val="en-GB"/>
        </w:rPr>
      </w:pPr>
      <w:r w:rsidRPr="00285B1F">
        <w:rPr>
          <w:rFonts w:ascii="Times New Roman" w:hAnsi="Times New Roman" w:cs="Times New Roman"/>
          <w:sz w:val="24"/>
          <w:szCs w:val="24"/>
          <w:vertAlign w:val="superscript"/>
          <w:lang w:val="en-GB"/>
        </w:rPr>
        <w:t xml:space="preserve">1 </w:t>
      </w:r>
      <w:r w:rsidRPr="00285B1F">
        <w:rPr>
          <w:rFonts w:ascii="Times New Roman" w:hAnsi="Times New Roman" w:cs="Times New Roman"/>
          <w:sz w:val="24"/>
          <w:szCs w:val="24"/>
          <w:lang w:val="en-GB"/>
        </w:rPr>
        <w:t>Department of Mechanical Engineering, University of Canterbury</w:t>
      </w:r>
    </w:p>
    <w:p w14:paraId="2270B291" w14:textId="77777777" w:rsidR="00B51C09" w:rsidRPr="00285B1F" w:rsidRDefault="00B51C09" w:rsidP="004049A3">
      <w:pPr>
        <w:spacing w:after="0" w:line="360" w:lineRule="auto"/>
        <w:jc w:val="center"/>
        <w:rPr>
          <w:rFonts w:ascii="Times New Roman" w:hAnsi="Times New Roman" w:cs="Times New Roman"/>
          <w:sz w:val="24"/>
          <w:szCs w:val="24"/>
          <w:lang w:val="en-GB"/>
        </w:rPr>
      </w:pPr>
      <w:r w:rsidRPr="00285B1F">
        <w:rPr>
          <w:rFonts w:ascii="Times New Roman" w:hAnsi="Times New Roman" w:cs="Times New Roman"/>
          <w:sz w:val="24"/>
          <w:szCs w:val="24"/>
          <w:vertAlign w:val="superscript"/>
          <w:lang w:val="en-GB"/>
        </w:rPr>
        <w:t xml:space="preserve">2 </w:t>
      </w:r>
      <w:r w:rsidRPr="00285B1F">
        <w:rPr>
          <w:rFonts w:ascii="Times New Roman" w:hAnsi="Times New Roman" w:cs="Times New Roman"/>
          <w:sz w:val="24"/>
          <w:szCs w:val="24"/>
          <w:lang w:val="en-GB"/>
        </w:rPr>
        <w:t>Department of Intensive Care, Christchurch Hospital</w:t>
      </w:r>
    </w:p>
    <w:p w14:paraId="74D7BE50" w14:textId="6F3D2CE7" w:rsidR="00172908" w:rsidRPr="006300AF" w:rsidRDefault="00172908" w:rsidP="004049A3">
      <w:pPr>
        <w:spacing w:after="0" w:line="360" w:lineRule="auto"/>
        <w:jc w:val="center"/>
        <w:rPr>
          <w:rFonts w:ascii="Times New Roman" w:hAnsi="Times New Roman" w:cs="Times New Roman"/>
          <w:sz w:val="24"/>
          <w:szCs w:val="24"/>
          <w:lang w:val="en-GB"/>
        </w:rPr>
      </w:pPr>
      <w:commentRangeStart w:id="0"/>
      <w:r w:rsidRPr="00285B1F">
        <w:rPr>
          <w:rFonts w:ascii="Times New Roman" w:hAnsi="Times New Roman" w:cs="Times New Roman"/>
          <w:sz w:val="24"/>
          <w:szCs w:val="24"/>
          <w:vertAlign w:val="superscript"/>
          <w:lang w:val="en-GB"/>
        </w:rPr>
        <w:t>3</w:t>
      </w:r>
      <w:r w:rsidRPr="00285B1F">
        <w:rPr>
          <w:rFonts w:ascii="Times New Roman" w:hAnsi="Times New Roman" w:cs="Times New Roman"/>
          <w:sz w:val="24"/>
          <w:szCs w:val="24"/>
          <w:lang w:val="en-GB"/>
        </w:rPr>
        <w:t xml:space="preserve"> School of Engineering, Monash University Malaysia</w:t>
      </w:r>
      <w:commentRangeEnd w:id="0"/>
      <w:r w:rsidR="00567E00" w:rsidRPr="00285B1F">
        <w:rPr>
          <w:rStyle w:val="CommentReference"/>
          <w:rFonts w:ascii="Book Antiqua" w:eastAsia="Times New Roman" w:hAnsi="Book Antiqua" w:cs="Times New Roman"/>
          <w:lang w:val="x-none" w:eastAsia="en-NZ"/>
        </w:rPr>
        <w:commentReference w:id="0"/>
      </w:r>
    </w:p>
    <w:p w14:paraId="587F2783" w14:textId="77777777" w:rsidR="00132118" w:rsidRPr="006300AF" w:rsidRDefault="00132118" w:rsidP="004049A3">
      <w:pPr>
        <w:spacing w:after="0" w:line="360" w:lineRule="auto"/>
        <w:jc w:val="both"/>
        <w:rPr>
          <w:rFonts w:ascii="Times New Roman" w:hAnsi="Times New Roman" w:cs="Times New Roman"/>
          <w:sz w:val="28"/>
          <w:szCs w:val="24"/>
          <w:lang w:val="en-GB"/>
        </w:rPr>
      </w:pPr>
    </w:p>
    <w:p w14:paraId="211BA755" w14:textId="77777777" w:rsidR="00B51C09" w:rsidRPr="006300AF" w:rsidRDefault="00D3253C" w:rsidP="004049A3">
      <w:pPr>
        <w:spacing w:after="0" w:line="360" w:lineRule="auto"/>
        <w:jc w:val="center"/>
        <w:rPr>
          <w:rFonts w:ascii="Times New Roman" w:hAnsi="Times New Roman" w:cs="Times New Roman"/>
          <w:b/>
          <w:sz w:val="24"/>
          <w:szCs w:val="24"/>
          <w:lang w:val="en-GB"/>
        </w:rPr>
      </w:pPr>
      <w:r w:rsidRPr="006300AF">
        <w:rPr>
          <w:rFonts w:ascii="Times New Roman" w:hAnsi="Times New Roman" w:cs="Times New Roman"/>
          <w:b/>
          <w:sz w:val="24"/>
          <w:szCs w:val="24"/>
          <w:lang w:val="en-GB"/>
        </w:rPr>
        <w:t>This research is funded by the New Zealand Health Research Council (HRC)</w:t>
      </w:r>
    </w:p>
    <w:p w14:paraId="3CEF1A15" w14:textId="77777777" w:rsidR="00B51C09" w:rsidRPr="006300AF" w:rsidRDefault="00D3253C" w:rsidP="004049A3">
      <w:pPr>
        <w:spacing w:after="0" w:line="360" w:lineRule="auto"/>
        <w:jc w:val="center"/>
        <w:rPr>
          <w:rFonts w:ascii="Times New Roman" w:hAnsi="Times New Roman" w:cs="Times New Roman"/>
          <w:b/>
          <w:sz w:val="24"/>
          <w:szCs w:val="24"/>
          <w:lang w:val="en-GB"/>
        </w:rPr>
      </w:pPr>
      <w:r w:rsidRPr="006300AF">
        <w:rPr>
          <w:rFonts w:ascii="Times New Roman" w:hAnsi="Times New Roman" w:cs="Times New Roman"/>
          <w:b/>
          <w:sz w:val="24"/>
          <w:szCs w:val="24"/>
          <w:lang w:val="en-GB"/>
        </w:rPr>
        <w:t xml:space="preserve"> (HRC reference 13/213) under project </w:t>
      </w:r>
      <w:proofErr w:type="spellStart"/>
      <w:r w:rsidRPr="006300AF">
        <w:rPr>
          <w:rFonts w:ascii="Times New Roman" w:hAnsi="Times New Roman" w:cs="Times New Roman"/>
          <w:b/>
          <w:sz w:val="24"/>
          <w:szCs w:val="24"/>
          <w:lang w:val="en-GB"/>
        </w:rPr>
        <w:t>PulMoDS</w:t>
      </w:r>
      <w:proofErr w:type="spellEnd"/>
      <w:r w:rsidRPr="006300AF">
        <w:rPr>
          <w:rFonts w:ascii="Times New Roman" w:hAnsi="Times New Roman" w:cs="Times New Roman"/>
          <w:b/>
          <w:sz w:val="24"/>
          <w:szCs w:val="24"/>
          <w:lang w:val="en-GB"/>
        </w:rPr>
        <w:t xml:space="preserve">: </w:t>
      </w:r>
    </w:p>
    <w:p w14:paraId="3BC865EE" w14:textId="77777777" w:rsidR="00D3253C" w:rsidRPr="006300AF" w:rsidRDefault="00D3253C" w:rsidP="004049A3">
      <w:pPr>
        <w:spacing w:after="0" w:line="360" w:lineRule="auto"/>
        <w:jc w:val="center"/>
        <w:rPr>
          <w:rFonts w:ascii="Times New Roman" w:hAnsi="Times New Roman" w:cs="Times New Roman"/>
          <w:b/>
          <w:sz w:val="24"/>
          <w:szCs w:val="24"/>
          <w:lang w:val="en-GB"/>
        </w:rPr>
      </w:pPr>
      <w:r w:rsidRPr="006300AF">
        <w:rPr>
          <w:rFonts w:ascii="Times New Roman" w:hAnsi="Times New Roman" w:cs="Times New Roman"/>
          <w:b/>
          <w:sz w:val="24"/>
          <w:szCs w:val="24"/>
          <w:lang w:val="en-GB"/>
        </w:rPr>
        <w:t>Pulmonary Model-based Decision Support to Optimise ARDS/ ALI Care</w:t>
      </w:r>
    </w:p>
    <w:p w14:paraId="11FB2E2F" w14:textId="77777777" w:rsidR="006C0786" w:rsidRPr="006300AF" w:rsidRDefault="006C0786" w:rsidP="004049A3">
      <w:pPr>
        <w:spacing w:after="0" w:line="360" w:lineRule="auto"/>
        <w:jc w:val="both"/>
        <w:rPr>
          <w:rFonts w:ascii="Times New Roman" w:hAnsi="Times New Roman" w:cs="Times New Roman"/>
          <w:sz w:val="24"/>
          <w:szCs w:val="24"/>
          <w:lang w:val="en-GB"/>
        </w:rPr>
      </w:pPr>
    </w:p>
    <w:p w14:paraId="6C2788EE" w14:textId="77777777" w:rsidR="006C0786" w:rsidRPr="006300AF" w:rsidRDefault="006C0786" w:rsidP="004049A3">
      <w:pPr>
        <w:pageBreakBefore/>
        <w:spacing w:after="0" w:line="360" w:lineRule="auto"/>
        <w:jc w:val="both"/>
        <w:rPr>
          <w:rFonts w:ascii="Times New Roman" w:hAnsi="Times New Roman" w:cs="Times New Roman"/>
          <w:b/>
          <w:sz w:val="32"/>
          <w:szCs w:val="24"/>
          <w:lang w:val="en-GB"/>
        </w:rPr>
      </w:pPr>
      <w:r w:rsidRPr="006300AF">
        <w:rPr>
          <w:rFonts w:ascii="Times New Roman" w:hAnsi="Times New Roman" w:cs="Times New Roman"/>
          <w:b/>
          <w:sz w:val="32"/>
          <w:szCs w:val="24"/>
          <w:lang w:val="en-GB"/>
        </w:rPr>
        <w:lastRenderedPageBreak/>
        <w:t>Table of Content</w:t>
      </w:r>
      <w:r w:rsidR="007B0C2C" w:rsidRPr="006300AF">
        <w:rPr>
          <w:rFonts w:ascii="Times New Roman" w:hAnsi="Times New Roman" w:cs="Times New Roman"/>
          <w:b/>
          <w:sz w:val="32"/>
          <w:szCs w:val="24"/>
          <w:lang w:val="en-GB"/>
        </w:rPr>
        <w:t xml:space="preserve"> </w:t>
      </w:r>
    </w:p>
    <w:tbl>
      <w:tblPr>
        <w:tblStyle w:val="TableGrid"/>
        <w:tblW w:w="0" w:type="auto"/>
        <w:tblLook w:val="04A0" w:firstRow="1" w:lastRow="0" w:firstColumn="1" w:lastColumn="0" w:noHBand="0" w:noVBand="1"/>
      </w:tblPr>
      <w:tblGrid>
        <w:gridCol w:w="8217"/>
        <w:gridCol w:w="799"/>
      </w:tblGrid>
      <w:tr w:rsidR="0095466A" w:rsidRPr="006300AF" w14:paraId="7352A13F" w14:textId="77777777" w:rsidTr="000955BB">
        <w:tc>
          <w:tcPr>
            <w:tcW w:w="8217" w:type="dxa"/>
          </w:tcPr>
          <w:p w14:paraId="43BCF3B8" w14:textId="77777777" w:rsidR="0095466A" w:rsidRPr="006300AF" w:rsidRDefault="0095466A" w:rsidP="004049A3">
            <w:pPr>
              <w:spacing w:line="360" w:lineRule="auto"/>
              <w:jc w:val="both"/>
              <w:rPr>
                <w:rFonts w:ascii="Times New Roman" w:hAnsi="Times New Roman" w:cs="Times New Roman"/>
                <w:b/>
                <w:sz w:val="24"/>
                <w:szCs w:val="24"/>
                <w:lang w:val="en-GB" w:eastAsia="zh-TW"/>
              </w:rPr>
            </w:pPr>
            <w:r w:rsidRPr="006300AF">
              <w:rPr>
                <w:rFonts w:ascii="Times New Roman" w:hAnsi="Times New Roman" w:cs="Times New Roman"/>
                <w:b/>
                <w:sz w:val="24"/>
                <w:szCs w:val="24"/>
                <w:lang w:val="en-GB" w:eastAsia="zh-TW"/>
              </w:rPr>
              <w:t>Content</w:t>
            </w:r>
          </w:p>
        </w:tc>
        <w:tc>
          <w:tcPr>
            <w:tcW w:w="799" w:type="dxa"/>
          </w:tcPr>
          <w:p w14:paraId="42DEAAFE" w14:textId="77777777" w:rsidR="0095466A" w:rsidRPr="006300AF" w:rsidRDefault="0095466A" w:rsidP="004049A3">
            <w:pPr>
              <w:spacing w:line="360" w:lineRule="auto"/>
              <w:jc w:val="center"/>
              <w:rPr>
                <w:rFonts w:ascii="Times New Roman" w:hAnsi="Times New Roman" w:cs="Times New Roman"/>
                <w:b/>
                <w:sz w:val="24"/>
                <w:szCs w:val="24"/>
                <w:lang w:val="en-GB" w:eastAsia="zh-TW"/>
              </w:rPr>
            </w:pPr>
            <w:r w:rsidRPr="006300AF">
              <w:rPr>
                <w:rFonts w:ascii="Times New Roman" w:hAnsi="Times New Roman" w:cs="Times New Roman"/>
                <w:b/>
                <w:sz w:val="24"/>
                <w:szCs w:val="24"/>
                <w:lang w:val="en-GB" w:eastAsia="zh-TW"/>
              </w:rPr>
              <w:t>Page</w:t>
            </w:r>
          </w:p>
        </w:tc>
      </w:tr>
      <w:tr w:rsidR="0095466A" w:rsidRPr="006300AF" w14:paraId="4ADA9B58" w14:textId="77777777" w:rsidTr="000955BB">
        <w:tc>
          <w:tcPr>
            <w:tcW w:w="8217" w:type="dxa"/>
          </w:tcPr>
          <w:p w14:paraId="4400D8F6" w14:textId="77777777" w:rsidR="0095466A" w:rsidRPr="006300AF" w:rsidRDefault="0095466A" w:rsidP="004049A3">
            <w:pPr>
              <w:spacing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1.0 Study Administration</w:t>
            </w:r>
          </w:p>
          <w:p w14:paraId="6F901E92" w14:textId="77777777" w:rsidR="0095466A" w:rsidRPr="006300AF" w:rsidRDefault="0095466A" w:rsidP="004049A3">
            <w:pPr>
              <w:spacing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ab/>
              <w:t>1.1 Steering Committee</w:t>
            </w:r>
          </w:p>
          <w:p w14:paraId="06F1B2A4" w14:textId="77777777" w:rsidR="0095466A" w:rsidRPr="006300AF" w:rsidRDefault="0095466A" w:rsidP="004049A3">
            <w:pPr>
              <w:spacing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ab/>
              <w:t>1.2 Independent Trial Statistician</w:t>
            </w:r>
          </w:p>
          <w:p w14:paraId="015EEAC4" w14:textId="77777777" w:rsidR="0095466A" w:rsidRPr="006300AF" w:rsidRDefault="0095466A" w:rsidP="004049A3">
            <w:pPr>
              <w:spacing w:line="360" w:lineRule="auto"/>
              <w:jc w:val="both"/>
              <w:rPr>
                <w:rFonts w:ascii="Times New Roman" w:hAnsi="Times New Roman" w:cs="Times New Roman"/>
                <w:sz w:val="24"/>
                <w:szCs w:val="24"/>
                <w:lang w:val="en-GB" w:eastAsia="zh-TW"/>
              </w:rPr>
            </w:pPr>
            <w:r w:rsidRPr="006300AF">
              <w:rPr>
                <w:rFonts w:ascii="Times New Roman" w:hAnsi="Times New Roman" w:cs="Times New Roman"/>
                <w:sz w:val="24"/>
                <w:szCs w:val="24"/>
                <w:lang w:val="en-GB"/>
              </w:rPr>
              <w:tab/>
              <w:t>1.3 Independent Data Monitoring Committee (DMC)</w:t>
            </w:r>
          </w:p>
          <w:p w14:paraId="75AD715A" w14:textId="77777777" w:rsidR="00CB7859" w:rsidRPr="006300AF" w:rsidRDefault="00CB7859" w:rsidP="004049A3">
            <w:pPr>
              <w:spacing w:line="360" w:lineRule="auto"/>
              <w:jc w:val="both"/>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ab/>
              <w:t>1.4 Independent Advisory and Supporting Members (International)</w:t>
            </w:r>
          </w:p>
          <w:p w14:paraId="3161029F" w14:textId="2124C1A6" w:rsidR="00F756F3" w:rsidRPr="006300AF" w:rsidRDefault="00F756F3" w:rsidP="004049A3">
            <w:pPr>
              <w:spacing w:line="360" w:lineRule="auto"/>
              <w:jc w:val="both"/>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ab/>
              <w:t>1.5 Christchurch Hospital Intensive Care Unit</w:t>
            </w:r>
          </w:p>
        </w:tc>
        <w:tc>
          <w:tcPr>
            <w:tcW w:w="799" w:type="dxa"/>
          </w:tcPr>
          <w:p w14:paraId="6D87CFB7" w14:textId="77777777" w:rsidR="00CB7859"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5</w:t>
            </w:r>
          </w:p>
          <w:p w14:paraId="0E3880D1"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5</w:t>
            </w:r>
          </w:p>
          <w:p w14:paraId="636F9531"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6</w:t>
            </w:r>
          </w:p>
          <w:p w14:paraId="129FC9C0"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6</w:t>
            </w:r>
          </w:p>
          <w:p w14:paraId="2E04D39B"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7</w:t>
            </w:r>
          </w:p>
          <w:p w14:paraId="71AE680C" w14:textId="70C7B1B3"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7</w:t>
            </w:r>
          </w:p>
        </w:tc>
      </w:tr>
      <w:tr w:rsidR="0095466A" w:rsidRPr="006300AF" w14:paraId="64D031B5" w14:textId="77777777" w:rsidTr="000955BB">
        <w:tc>
          <w:tcPr>
            <w:tcW w:w="8217" w:type="dxa"/>
          </w:tcPr>
          <w:p w14:paraId="3F864E51" w14:textId="0A36BB9A" w:rsidR="0095466A" w:rsidRPr="006300AF" w:rsidRDefault="0095466A" w:rsidP="004049A3">
            <w:pPr>
              <w:spacing w:line="360" w:lineRule="auto"/>
              <w:jc w:val="both"/>
              <w:rPr>
                <w:rFonts w:ascii="Times New Roman" w:hAnsi="Times New Roman" w:cs="Times New Roman"/>
                <w:sz w:val="24"/>
                <w:szCs w:val="24"/>
                <w:lang w:val="en-GB" w:eastAsia="zh-TW"/>
              </w:rPr>
            </w:pPr>
            <w:r w:rsidRPr="006300AF">
              <w:rPr>
                <w:rFonts w:ascii="Times New Roman" w:hAnsi="Times New Roman" w:cs="Times New Roman"/>
                <w:sz w:val="24"/>
                <w:szCs w:val="24"/>
                <w:lang w:val="en-GB"/>
              </w:rPr>
              <w:t>2.0 Abbreviation</w:t>
            </w:r>
          </w:p>
        </w:tc>
        <w:tc>
          <w:tcPr>
            <w:tcW w:w="799" w:type="dxa"/>
          </w:tcPr>
          <w:p w14:paraId="1E7760FB" w14:textId="37F9070E" w:rsidR="0095466A"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8</w:t>
            </w:r>
          </w:p>
        </w:tc>
      </w:tr>
      <w:tr w:rsidR="0095466A" w:rsidRPr="006300AF" w14:paraId="0F0B3DF1" w14:textId="77777777" w:rsidTr="000955BB">
        <w:tc>
          <w:tcPr>
            <w:tcW w:w="8217" w:type="dxa"/>
          </w:tcPr>
          <w:p w14:paraId="220FD342" w14:textId="77777777" w:rsidR="0095466A" w:rsidRPr="006300AF" w:rsidRDefault="0095466A" w:rsidP="004049A3">
            <w:pPr>
              <w:spacing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3.0 Introduction</w:t>
            </w:r>
          </w:p>
          <w:p w14:paraId="54285109" w14:textId="77777777" w:rsidR="0095466A" w:rsidRPr="006300AF" w:rsidRDefault="0095466A" w:rsidP="004049A3">
            <w:pPr>
              <w:spacing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ab/>
              <w:t>3.1 Background</w:t>
            </w:r>
          </w:p>
          <w:p w14:paraId="29B999BE" w14:textId="77777777" w:rsidR="0095466A" w:rsidRPr="006300AF" w:rsidRDefault="0095466A" w:rsidP="004049A3">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3.2 Study Hypotheses</w:t>
            </w:r>
          </w:p>
          <w:p w14:paraId="504BCED6" w14:textId="77777777" w:rsidR="0095466A" w:rsidRPr="006300AF" w:rsidRDefault="0095466A" w:rsidP="004049A3">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3.3 Study Objective and Settings</w:t>
            </w:r>
          </w:p>
          <w:p w14:paraId="074AC628" w14:textId="77777777" w:rsidR="0095466A" w:rsidRPr="006300AF" w:rsidRDefault="0095466A" w:rsidP="004049A3">
            <w:pPr>
              <w:spacing w:line="360" w:lineRule="auto"/>
              <w:ind w:left="720"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3.3.1 Objective</w:t>
            </w:r>
          </w:p>
          <w:p w14:paraId="5AA09AE9" w14:textId="77777777" w:rsidR="0095466A" w:rsidRPr="006300AF" w:rsidRDefault="0095466A" w:rsidP="004049A3">
            <w:pPr>
              <w:spacing w:line="360" w:lineRule="auto"/>
              <w:ind w:left="720"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3.3.2 </w:t>
            </w:r>
            <w:r w:rsidR="00154176" w:rsidRPr="006300AF">
              <w:rPr>
                <w:rFonts w:ascii="Times New Roman" w:hAnsi="Times New Roman" w:cs="Times New Roman"/>
                <w:sz w:val="24"/>
                <w:szCs w:val="24"/>
                <w:lang w:val="en-GB"/>
              </w:rPr>
              <w:t>Two-Arm Randomised Controlled Trial</w:t>
            </w:r>
          </w:p>
          <w:p w14:paraId="1FC14647" w14:textId="54B1D561" w:rsidR="00946A45" w:rsidRPr="006300AF" w:rsidRDefault="0095466A" w:rsidP="00946A45">
            <w:pPr>
              <w:spacing w:line="360" w:lineRule="auto"/>
              <w:ind w:left="720" w:firstLine="720"/>
              <w:jc w:val="both"/>
              <w:rPr>
                <w:rFonts w:ascii="Times New Roman" w:hAnsi="Times New Roman"/>
                <w:sz w:val="24"/>
                <w:szCs w:val="24"/>
                <w:lang w:val="en-GB"/>
              </w:rPr>
            </w:pPr>
            <w:r w:rsidRPr="006300AF">
              <w:rPr>
                <w:rFonts w:ascii="Times New Roman" w:hAnsi="Times New Roman" w:cs="Times New Roman"/>
                <w:sz w:val="24"/>
                <w:szCs w:val="24"/>
                <w:lang w:val="en-GB"/>
              </w:rPr>
              <w:t xml:space="preserve">3.3.3 </w:t>
            </w:r>
            <w:r w:rsidRPr="006300AF">
              <w:rPr>
                <w:rFonts w:ascii="Times New Roman" w:hAnsi="Times New Roman"/>
                <w:sz w:val="24"/>
                <w:szCs w:val="24"/>
                <w:lang w:val="en-GB"/>
              </w:rPr>
              <w:t>Trial Sample Size</w:t>
            </w:r>
          </w:p>
          <w:p w14:paraId="34DD87E1" w14:textId="3509C2AA" w:rsidR="0095466A" w:rsidRPr="006300AF" w:rsidRDefault="0095466A" w:rsidP="004049A3">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3.4 </w:t>
            </w:r>
            <w:r w:rsidR="00F756F3" w:rsidRPr="006300AF">
              <w:rPr>
                <w:rFonts w:ascii="Times New Roman" w:hAnsi="Times New Roman" w:cs="Times New Roman"/>
                <w:sz w:val="24"/>
                <w:szCs w:val="24"/>
                <w:lang w:val="en-GB"/>
              </w:rPr>
              <w:t xml:space="preserve">Study </w:t>
            </w:r>
            <w:r w:rsidRPr="006300AF">
              <w:rPr>
                <w:rFonts w:ascii="Times New Roman" w:hAnsi="Times New Roman" w:cs="Times New Roman"/>
                <w:sz w:val="24"/>
                <w:szCs w:val="24"/>
                <w:lang w:val="en-GB"/>
              </w:rPr>
              <w:t>Outcome</w:t>
            </w:r>
          </w:p>
          <w:p w14:paraId="31B29DDA" w14:textId="3B6B449D" w:rsidR="0095466A" w:rsidRPr="006300AF" w:rsidRDefault="0095466A" w:rsidP="004049A3">
            <w:pPr>
              <w:spacing w:line="360" w:lineRule="auto"/>
              <w:ind w:left="720"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3.4.1 Outcome</w:t>
            </w:r>
            <w:r w:rsidR="00F756F3" w:rsidRPr="006300AF">
              <w:rPr>
                <w:rFonts w:ascii="Times New Roman" w:hAnsi="Times New Roman" w:cs="Times New Roman"/>
                <w:sz w:val="24"/>
                <w:szCs w:val="24"/>
                <w:lang w:val="en-GB"/>
              </w:rPr>
              <w:t xml:space="preserve"> Measurements</w:t>
            </w:r>
          </w:p>
          <w:p w14:paraId="2C5E893E" w14:textId="2C339155" w:rsidR="00E03F96" w:rsidRPr="006300AF" w:rsidRDefault="0095466A" w:rsidP="00F756F3">
            <w:pPr>
              <w:spacing w:line="360" w:lineRule="auto"/>
              <w:ind w:left="720"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3.4.2 </w:t>
            </w:r>
            <w:r w:rsidR="00F756F3" w:rsidRPr="006300AF">
              <w:rPr>
                <w:rFonts w:ascii="Times New Roman" w:hAnsi="Times New Roman" w:cs="Times New Roman"/>
                <w:sz w:val="24"/>
                <w:szCs w:val="24"/>
                <w:lang w:val="en-GB"/>
              </w:rPr>
              <w:t>Interim Study and Stopping Rule</w:t>
            </w:r>
          </w:p>
        </w:tc>
        <w:tc>
          <w:tcPr>
            <w:tcW w:w="799" w:type="dxa"/>
          </w:tcPr>
          <w:p w14:paraId="2BD74ECF" w14:textId="77777777" w:rsidR="0095466A"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9</w:t>
            </w:r>
          </w:p>
          <w:p w14:paraId="7DF71A83"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9</w:t>
            </w:r>
          </w:p>
          <w:p w14:paraId="062D266F"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10</w:t>
            </w:r>
          </w:p>
          <w:p w14:paraId="5953D13C"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10</w:t>
            </w:r>
          </w:p>
          <w:p w14:paraId="278F9F8C"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10</w:t>
            </w:r>
          </w:p>
          <w:p w14:paraId="314AAB27"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10</w:t>
            </w:r>
          </w:p>
          <w:p w14:paraId="209BC5F8"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11</w:t>
            </w:r>
          </w:p>
          <w:p w14:paraId="7B8A0927"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11</w:t>
            </w:r>
          </w:p>
          <w:p w14:paraId="5BA177DF"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12</w:t>
            </w:r>
          </w:p>
          <w:p w14:paraId="41C3C938" w14:textId="25744631" w:rsidR="00302B58" w:rsidRPr="006300AF" w:rsidRDefault="00302B58" w:rsidP="00302B58">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12</w:t>
            </w:r>
          </w:p>
        </w:tc>
      </w:tr>
      <w:tr w:rsidR="0095466A" w:rsidRPr="006300AF" w14:paraId="462CF5A9" w14:textId="77777777" w:rsidTr="000955BB">
        <w:tc>
          <w:tcPr>
            <w:tcW w:w="8217" w:type="dxa"/>
          </w:tcPr>
          <w:p w14:paraId="3D53FCCD" w14:textId="4C7E5449" w:rsidR="0095466A" w:rsidRPr="006300AF" w:rsidRDefault="0095466A" w:rsidP="004049A3">
            <w:pPr>
              <w:spacing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4.0 Clinical Protocol</w:t>
            </w:r>
          </w:p>
          <w:p w14:paraId="5A160B6E" w14:textId="6D007D4B" w:rsidR="0095466A" w:rsidRPr="006300AF" w:rsidRDefault="0095466A" w:rsidP="004049A3">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4.1 Block Randomisation </w:t>
            </w:r>
          </w:p>
          <w:p w14:paraId="1AC15554" w14:textId="77777777" w:rsidR="0095466A" w:rsidRPr="006300AF" w:rsidRDefault="0095466A" w:rsidP="004049A3">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4.2 Ethics and Dissemination</w:t>
            </w:r>
          </w:p>
          <w:p w14:paraId="05F32D3E" w14:textId="515B44FE" w:rsidR="0095466A" w:rsidRPr="006300AF" w:rsidRDefault="0095466A" w:rsidP="004049A3">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4.3 Informed </w:t>
            </w:r>
            <w:r w:rsidR="00F756F3" w:rsidRPr="006300AF">
              <w:rPr>
                <w:rFonts w:ascii="Times New Roman" w:hAnsi="Times New Roman" w:cs="Times New Roman"/>
                <w:sz w:val="24"/>
                <w:szCs w:val="24"/>
                <w:lang w:val="en-GB"/>
              </w:rPr>
              <w:t xml:space="preserve">and Delay </w:t>
            </w:r>
            <w:r w:rsidRPr="006300AF">
              <w:rPr>
                <w:rFonts w:ascii="Times New Roman" w:hAnsi="Times New Roman" w:cs="Times New Roman"/>
                <w:sz w:val="24"/>
                <w:szCs w:val="24"/>
                <w:lang w:val="en-GB"/>
              </w:rPr>
              <w:t>Consent</w:t>
            </w:r>
          </w:p>
          <w:p w14:paraId="5D1B6010" w14:textId="77777777" w:rsidR="0095466A" w:rsidRPr="006300AF" w:rsidRDefault="0095466A" w:rsidP="004049A3">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4.4 Participation Criteria</w:t>
            </w:r>
          </w:p>
          <w:p w14:paraId="7E413D05" w14:textId="77777777" w:rsidR="0095466A" w:rsidRPr="006300AF" w:rsidRDefault="0095466A" w:rsidP="004049A3">
            <w:pPr>
              <w:spacing w:line="360" w:lineRule="auto"/>
              <w:ind w:left="720"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4.4.1 Inclusion Criteria</w:t>
            </w:r>
          </w:p>
          <w:p w14:paraId="27CEE8A5" w14:textId="77777777" w:rsidR="0095466A" w:rsidRPr="006300AF" w:rsidRDefault="0095466A" w:rsidP="004049A3">
            <w:pPr>
              <w:spacing w:line="360" w:lineRule="auto"/>
              <w:ind w:left="720"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4.4.2 Exclusion Criteria</w:t>
            </w:r>
          </w:p>
          <w:p w14:paraId="47BFD749" w14:textId="77777777" w:rsidR="0095466A" w:rsidRPr="006300AF" w:rsidRDefault="0095466A" w:rsidP="004049A3">
            <w:pPr>
              <w:spacing w:line="360" w:lineRule="auto"/>
              <w:ind w:left="720"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4.4.3 Termination Criteria</w:t>
            </w:r>
          </w:p>
          <w:p w14:paraId="25B2E117" w14:textId="35729951" w:rsidR="0095466A" w:rsidRPr="006300AF" w:rsidRDefault="0095466A" w:rsidP="004049A3">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4.5 Patient Preparation</w:t>
            </w:r>
            <w:r w:rsidR="00F756F3" w:rsidRPr="006300AF">
              <w:rPr>
                <w:rFonts w:ascii="Times New Roman" w:hAnsi="Times New Roman" w:cs="Times New Roman"/>
                <w:sz w:val="24"/>
                <w:szCs w:val="24"/>
                <w:lang w:val="en-GB"/>
              </w:rPr>
              <w:t xml:space="preserve"> for CURE RCT</w:t>
            </w:r>
          </w:p>
          <w:p w14:paraId="2464399B" w14:textId="3402B0CA" w:rsidR="00F756F3" w:rsidRPr="006300AF" w:rsidRDefault="00F756F3" w:rsidP="004049A3">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ab/>
              <w:t>4.5.1 Procedures for Control Group, SPV</w:t>
            </w:r>
          </w:p>
          <w:p w14:paraId="6644F688" w14:textId="0FD130CA" w:rsidR="00F756F3" w:rsidRPr="006300AF" w:rsidRDefault="00F756F3" w:rsidP="00F756F3">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ab/>
              <w:t>4.5.2 Procedures for Intervention Group, MBV</w:t>
            </w:r>
          </w:p>
          <w:p w14:paraId="5A71F377" w14:textId="005CFF32" w:rsidR="0095466A" w:rsidRPr="006300AF" w:rsidRDefault="0095466A" w:rsidP="004049A3">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4.6 </w:t>
            </w:r>
            <w:r w:rsidR="00F756F3" w:rsidRPr="006300AF">
              <w:rPr>
                <w:rFonts w:ascii="Times New Roman" w:hAnsi="Times New Roman" w:cs="Times New Roman"/>
                <w:sz w:val="24"/>
                <w:szCs w:val="24"/>
                <w:lang w:val="en-GB"/>
              </w:rPr>
              <w:t>How to conduct Recruitment Manoeuvres</w:t>
            </w:r>
          </w:p>
          <w:p w14:paraId="6095FA57" w14:textId="0AB6DDB6" w:rsidR="0095466A" w:rsidRPr="006300AF" w:rsidRDefault="0095466A" w:rsidP="004049A3">
            <w:pPr>
              <w:spacing w:line="360" w:lineRule="auto"/>
              <w:ind w:left="720"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4.6.1 Maximum Recruitment Manoeuvre (</w:t>
            </w:r>
            <w:proofErr w:type="spellStart"/>
            <w:r w:rsidRPr="006300AF">
              <w:rPr>
                <w:rFonts w:ascii="Times New Roman" w:hAnsi="Times New Roman" w:cs="Times New Roman"/>
                <w:sz w:val="24"/>
                <w:szCs w:val="24"/>
                <w:lang w:val="en-GB"/>
              </w:rPr>
              <w:t>MaxRM</w:t>
            </w:r>
            <w:proofErr w:type="spellEnd"/>
            <w:r w:rsidRPr="006300AF">
              <w:rPr>
                <w:rFonts w:ascii="Times New Roman" w:hAnsi="Times New Roman" w:cs="Times New Roman"/>
                <w:sz w:val="24"/>
                <w:szCs w:val="24"/>
                <w:lang w:val="en-GB"/>
              </w:rPr>
              <w:t>)</w:t>
            </w:r>
          </w:p>
          <w:p w14:paraId="67497B37" w14:textId="77777777" w:rsidR="0095466A" w:rsidRPr="006300AF" w:rsidRDefault="0095466A" w:rsidP="004049A3">
            <w:pPr>
              <w:spacing w:line="360" w:lineRule="auto"/>
              <w:ind w:left="720"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lastRenderedPageBreak/>
              <w:t>4.6.2 PEEP Adjustment and Monitoring Procedure (PUMP)</w:t>
            </w:r>
          </w:p>
          <w:p w14:paraId="50B9A0C1" w14:textId="77777777" w:rsidR="00F756F3" w:rsidRPr="006300AF" w:rsidRDefault="00F756F3" w:rsidP="00F756F3">
            <w:pPr>
              <w:spacing w:line="360" w:lineRule="auto"/>
              <w:jc w:val="both"/>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ab/>
              <w:t xml:space="preserve">4.7 Cases of Ventilator </w:t>
            </w:r>
            <w:proofErr w:type="spellStart"/>
            <w:r w:rsidRPr="006300AF">
              <w:rPr>
                <w:rFonts w:ascii="Times New Roman" w:hAnsi="Times New Roman" w:cs="Times New Roman"/>
                <w:sz w:val="24"/>
                <w:szCs w:val="24"/>
                <w:lang w:val="en-GB" w:eastAsia="zh-TW"/>
              </w:rPr>
              <w:t>Dyssynchrony</w:t>
            </w:r>
            <w:proofErr w:type="spellEnd"/>
            <w:r w:rsidRPr="006300AF">
              <w:rPr>
                <w:rFonts w:ascii="Times New Roman" w:hAnsi="Times New Roman" w:cs="Times New Roman"/>
                <w:sz w:val="24"/>
                <w:szCs w:val="24"/>
                <w:lang w:val="en-GB" w:eastAsia="zh-TW"/>
              </w:rPr>
              <w:t xml:space="preserve"> </w:t>
            </w:r>
          </w:p>
          <w:p w14:paraId="7A55097B" w14:textId="77777777" w:rsidR="00F756F3" w:rsidRPr="006300AF" w:rsidRDefault="00F756F3" w:rsidP="00F756F3">
            <w:pPr>
              <w:spacing w:line="360" w:lineRule="auto"/>
              <w:jc w:val="both"/>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ab/>
              <w:t>4.8 Weaning Assessment</w:t>
            </w:r>
          </w:p>
          <w:p w14:paraId="74B1BAD6" w14:textId="53481CE6" w:rsidR="00F756F3" w:rsidRPr="006300AF" w:rsidRDefault="00F756F3" w:rsidP="00F756F3">
            <w:pPr>
              <w:spacing w:line="360" w:lineRule="auto"/>
              <w:jc w:val="both"/>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ab/>
              <w:t>4.9 Simplified Guideline</w:t>
            </w:r>
          </w:p>
        </w:tc>
        <w:tc>
          <w:tcPr>
            <w:tcW w:w="799" w:type="dxa"/>
          </w:tcPr>
          <w:p w14:paraId="78B59F30" w14:textId="77777777" w:rsidR="0095466A"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lastRenderedPageBreak/>
              <w:t>14</w:t>
            </w:r>
          </w:p>
          <w:p w14:paraId="46D39896"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14</w:t>
            </w:r>
          </w:p>
          <w:p w14:paraId="71D55E22"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14</w:t>
            </w:r>
          </w:p>
          <w:p w14:paraId="275474CD" w14:textId="14E43CE0" w:rsidR="00302B58" w:rsidRPr="009A561E" w:rsidRDefault="009A561E" w:rsidP="004049A3">
            <w:pPr>
              <w:spacing w:line="360" w:lineRule="auto"/>
              <w:jc w:val="center"/>
              <w:rPr>
                <w:rFonts w:ascii="Times New Roman" w:hAnsi="Times New Roman" w:cs="Times New Roman"/>
                <w:sz w:val="24"/>
                <w:szCs w:val="24"/>
                <w:lang w:val="en-GB" w:eastAsia="zh-TW"/>
              </w:rPr>
            </w:pPr>
            <w:r w:rsidRPr="009A561E">
              <w:rPr>
                <w:rFonts w:ascii="Times New Roman" w:hAnsi="Times New Roman" w:cs="Times New Roman"/>
                <w:sz w:val="24"/>
                <w:szCs w:val="24"/>
                <w:lang w:val="en-GB" w:eastAsia="zh-TW"/>
              </w:rPr>
              <w:t>14</w:t>
            </w:r>
          </w:p>
          <w:p w14:paraId="388ECC9B" w14:textId="05AFE011" w:rsidR="00302B58" w:rsidRPr="009A561E" w:rsidRDefault="00302B58" w:rsidP="004049A3">
            <w:pPr>
              <w:spacing w:line="360" w:lineRule="auto"/>
              <w:jc w:val="center"/>
              <w:rPr>
                <w:rFonts w:ascii="Times New Roman" w:hAnsi="Times New Roman" w:cs="Times New Roman"/>
                <w:sz w:val="24"/>
                <w:szCs w:val="24"/>
                <w:lang w:val="en-GB" w:eastAsia="zh-TW"/>
              </w:rPr>
            </w:pPr>
            <w:r w:rsidRPr="009A561E">
              <w:rPr>
                <w:rFonts w:ascii="Times New Roman" w:hAnsi="Times New Roman" w:cs="Times New Roman"/>
                <w:sz w:val="24"/>
                <w:szCs w:val="24"/>
                <w:lang w:val="en-GB" w:eastAsia="zh-TW"/>
              </w:rPr>
              <w:t>1</w:t>
            </w:r>
            <w:r w:rsidR="009A561E" w:rsidRPr="009A561E">
              <w:rPr>
                <w:rFonts w:ascii="Times New Roman" w:hAnsi="Times New Roman" w:cs="Times New Roman"/>
                <w:sz w:val="24"/>
                <w:szCs w:val="24"/>
                <w:lang w:val="en-GB" w:eastAsia="zh-TW"/>
              </w:rPr>
              <w:t>6</w:t>
            </w:r>
          </w:p>
          <w:p w14:paraId="5A337B3C" w14:textId="2488E3EF" w:rsidR="00302B58" w:rsidRPr="009A561E" w:rsidRDefault="009A561E" w:rsidP="004049A3">
            <w:pPr>
              <w:spacing w:line="360" w:lineRule="auto"/>
              <w:jc w:val="center"/>
              <w:rPr>
                <w:rFonts w:ascii="Times New Roman" w:hAnsi="Times New Roman" w:cs="Times New Roman"/>
                <w:sz w:val="24"/>
                <w:szCs w:val="24"/>
                <w:lang w:val="en-GB" w:eastAsia="zh-TW"/>
              </w:rPr>
            </w:pPr>
            <w:r w:rsidRPr="009A561E">
              <w:rPr>
                <w:rFonts w:ascii="Times New Roman" w:hAnsi="Times New Roman" w:cs="Times New Roman"/>
                <w:sz w:val="24"/>
                <w:szCs w:val="24"/>
                <w:lang w:val="en-GB" w:eastAsia="zh-TW"/>
              </w:rPr>
              <w:t>16</w:t>
            </w:r>
          </w:p>
          <w:p w14:paraId="4BB7102D" w14:textId="77777777" w:rsidR="00302B58" w:rsidRPr="009A561E" w:rsidRDefault="00302B58" w:rsidP="004049A3">
            <w:pPr>
              <w:spacing w:line="360" w:lineRule="auto"/>
              <w:jc w:val="center"/>
              <w:rPr>
                <w:rFonts w:ascii="Times New Roman" w:hAnsi="Times New Roman" w:cs="Times New Roman"/>
                <w:sz w:val="24"/>
                <w:szCs w:val="24"/>
                <w:lang w:val="en-GB" w:eastAsia="zh-TW"/>
              </w:rPr>
            </w:pPr>
            <w:r w:rsidRPr="009A561E">
              <w:rPr>
                <w:rFonts w:ascii="Times New Roman" w:hAnsi="Times New Roman" w:cs="Times New Roman"/>
                <w:sz w:val="24"/>
                <w:szCs w:val="24"/>
                <w:lang w:val="en-GB" w:eastAsia="zh-TW"/>
              </w:rPr>
              <w:t>17</w:t>
            </w:r>
          </w:p>
          <w:p w14:paraId="641CC1CC"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9A561E">
              <w:rPr>
                <w:rFonts w:ascii="Times New Roman" w:hAnsi="Times New Roman" w:cs="Times New Roman"/>
                <w:sz w:val="24"/>
                <w:szCs w:val="24"/>
                <w:lang w:val="en-GB" w:eastAsia="zh-TW"/>
              </w:rPr>
              <w:t>18</w:t>
            </w:r>
          </w:p>
          <w:p w14:paraId="415F5323"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19</w:t>
            </w:r>
          </w:p>
          <w:p w14:paraId="41867AB5"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19</w:t>
            </w:r>
          </w:p>
          <w:p w14:paraId="268C3746"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21</w:t>
            </w:r>
          </w:p>
          <w:p w14:paraId="37487F9D"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22</w:t>
            </w:r>
          </w:p>
          <w:p w14:paraId="2214B908"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22</w:t>
            </w:r>
          </w:p>
          <w:p w14:paraId="100B2A4C"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lastRenderedPageBreak/>
              <w:t>23</w:t>
            </w:r>
          </w:p>
          <w:p w14:paraId="329EB710"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24</w:t>
            </w:r>
          </w:p>
          <w:p w14:paraId="25B18223"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26</w:t>
            </w:r>
          </w:p>
          <w:p w14:paraId="61599EC6" w14:textId="4233B38E"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27</w:t>
            </w:r>
          </w:p>
        </w:tc>
      </w:tr>
      <w:tr w:rsidR="0095466A" w:rsidRPr="006300AF" w14:paraId="599FA094" w14:textId="77777777" w:rsidTr="000955BB">
        <w:tc>
          <w:tcPr>
            <w:tcW w:w="8217" w:type="dxa"/>
          </w:tcPr>
          <w:p w14:paraId="45D9252B" w14:textId="25DA491D" w:rsidR="0095466A" w:rsidRPr="006300AF" w:rsidRDefault="0095466A" w:rsidP="004049A3">
            <w:pPr>
              <w:spacing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lastRenderedPageBreak/>
              <w:t>5.0 Data Collection</w:t>
            </w:r>
          </w:p>
          <w:p w14:paraId="3673B51E" w14:textId="77777777" w:rsidR="0095466A" w:rsidRPr="006300AF" w:rsidRDefault="0095466A" w:rsidP="004049A3">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5.1 Patient Demographic and History</w:t>
            </w:r>
          </w:p>
          <w:p w14:paraId="0FF81937" w14:textId="190A04CE" w:rsidR="0095466A" w:rsidRPr="006300AF" w:rsidRDefault="0095466A" w:rsidP="004049A3">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5.2 CURE Software</w:t>
            </w:r>
            <w:r w:rsidR="00F756F3" w:rsidRPr="006300AF">
              <w:rPr>
                <w:rFonts w:ascii="Times New Roman" w:hAnsi="Times New Roman" w:cs="Times New Roman"/>
                <w:sz w:val="24"/>
                <w:szCs w:val="24"/>
                <w:lang w:val="en-GB"/>
              </w:rPr>
              <w:t xml:space="preserve"> and Computer Platform</w:t>
            </w:r>
          </w:p>
          <w:p w14:paraId="3BEC1A3D" w14:textId="77777777" w:rsidR="0095466A" w:rsidRPr="006300AF" w:rsidRDefault="0095466A" w:rsidP="004049A3">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5.3 </w:t>
            </w:r>
            <w:proofErr w:type="spellStart"/>
            <w:r w:rsidRPr="006300AF">
              <w:rPr>
                <w:rFonts w:ascii="Times New Roman" w:hAnsi="Times New Roman" w:cs="Times New Roman"/>
                <w:sz w:val="24"/>
                <w:szCs w:val="24"/>
                <w:lang w:val="en-GB"/>
              </w:rPr>
              <w:t>BedMaster</w:t>
            </w:r>
            <w:proofErr w:type="spellEnd"/>
          </w:p>
          <w:p w14:paraId="6BB76608" w14:textId="77777777" w:rsidR="0095466A" w:rsidRPr="006300AF" w:rsidRDefault="0095466A" w:rsidP="004049A3">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5.4 Patient Data Sheet</w:t>
            </w:r>
          </w:p>
          <w:p w14:paraId="5E5A6DEE" w14:textId="77777777" w:rsidR="0095466A" w:rsidRPr="006300AF" w:rsidRDefault="0095466A" w:rsidP="004049A3">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5.5 Confidentiality</w:t>
            </w:r>
          </w:p>
          <w:p w14:paraId="3067214A" w14:textId="77777777" w:rsidR="00FA3A8D" w:rsidRPr="006300AF" w:rsidRDefault="00FA3A8D" w:rsidP="004049A3">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5.6 Data Analysis</w:t>
            </w:r>
          </w:p>
          <w:p w14:paraId="5CA7A8C8" w14:textId="77777777" w:rsidR="00F756F3" w:rsidRPr="006300AF" w:rsidRDefault="00F756F3" w:rsidP="004049A3">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ab/>
              <w:t>5.6.1 Primary and Secondary Outcome Data Analysis</w:t>
            </w:r>
          </w:p>
          <w:p w14:paraId="09F0C9F7" w14:textId="77777777" w:rsidR="00F756F3" w:rsidRPr="006300AF" w:rsidRDefault="00F756F3" w:rsidP="004049A3">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ab/>
              <w:t>5.6.2 Specific Statistical Analysis</w:t>
            </w:r>
          </w:p>
          <w:p w14:paraId="75D232DF" w14:textId="6B29E9A3" w:rsidR="00F756F3" w:rsidRPr="006300AF" w:rsidRDefault="00F756F3" w:rsidP="004049A3">
            <w:pPr>
              <w:spacing w:line="360" w:lineRule="auto"/>
              <w:ind w:firstLine="720"/>
              <w:jc w:val="both"/>
              <w:rPr>
                <w:rFonts w:ascii="Times New Roman" w:hAnsi="Times New Roman" w:cs="Times New Roman"/>
                <w:sz w:val="24"/>
                <w:szCs w:val="24"/>
                <w:lang w:val="en-GB" w:eastAsia="zh-TW"/>
              </w:rPr>
            </w:pPr>
            <w:r w:rsidRPr="006300AF">
              <w:rPr>
                <w:rFonts w:ascii="Times New Roman" w:hAnsi="Times New Roman" w:cs="Times New Roman"/>
                <w:sz w:val="24"/>
                <w:szCs w:val="24"/>
                <w:lang w:val="en-GB"/>
              </w:rPr>
              <w:tab/>
              <w:t xml:space="preserve">5.6.3 Other </w:t>
            </w:r>
          </w:p>
        </w:tc>
        <w:tc>
          <w:tcPr>
            <w:tcW w:w="799" w:type="dxa"/>
          </w:tcPr>
          <w:p w14:paraId="547C1624" w14:textId="77777777" w:rsidR="0095466A"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28</w:t>
            </w:r>
          </w:p>
          <w:p w14:paraId="045ED623"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28</w:t>
            </w:r>
          </w:p>
          <w:p w14:paraId="38C7E4A7"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28</w:t>
            </w:r>
          </w:p>
          <w:p w14:paraId="59A56534"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29</w:t>
            </w:r>
          </w:p>
          <w:p w14:paraId="5A96224E"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29</w:t>
            </w:r>
          </w:p>
          <w:p w14:paraId="6CB6810B"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30</w:t>
            </w:r>
          </w:p>
          <w:p w14:paraId="70CD0D24"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30</w:t>
            </w:r>
          </w:p>
          <w:p w14:paraId="4F9C41AA"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30</w:t>
            </w:r>
          </w:p>
          <w:p w14:paraId="3624827B"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31</w:t>
            </w:r>
          </w:p>
          <w:p w14:paraId="1BF6797E" w14:textId="31AE8453"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32</w:t>
            </w:r>
          </w:p>
        </w:tc>
      </w:tr>
      <w:tr w:rsidR="0095466A" w:rsidRPr="006300AF" w14:paraId="2FEF8FD1" w14:textId="77777777" w:rsidTr="000955BB">
        <w:tc>
          <w:tcPr>
            <w:tcW w:w="8217" w:type="dxa"/>
          </w:tcPr>
          <w:p w14:paraId="5BE02462" w14:textId="388FE3EF" w:rsidR="0095466A" w:rsidRPr="006300AF" w:rsidRDefault="0095466A" w:rsidP="004049A3">
            <w:pPr>
              <w:spacing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6.0 Safety and Trial Monitoring</w:t>
            </w:r>
          </w:p>
          <w:p w14:paraId="40E09C8B" w14:textId="77777777" w:rsidR="0095466A" w:rsidRPr="006300AF" w:rsidRDefault="0095466A" w:rsidP="004049A3">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6.1 Data Monitoring Committee (DMC)</w:t>
            </w:r>
          </w:p>
          <w:p w14:paraId="03E24B47" w14:textId="77777777" w:rsidR="0095466A" w:rsidRPr="006300AF" w:rsidRDefault="0095466A" w:rsidP="004049A3">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6.2 Adverse Events (AE)</w:t>
            </w:r>
          </w:p>
          <w:p w14:paraId="1B6EA0E9" w14:textId="77777777" w:rsidR="0095466A" w:rsidRPr="006300AF" w:rsidRDefault="0095466A" w:rsidP="004049A3">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6.3 Serious Adverse Events (SAE)</w:t>
            </w:r>
          </w:p>
          <w:p w14:paraId="7E1FD45F" w14:textId="77777777" w:rsidR="0095466A" w:rsidRPr="006300AF" w:rsidRDefault="0095466A" w:rsidP="004049A3">
            <w:pPr>
              <w:spacing w:line="360" w:lineRule="auto"/>
              <w:ind w:firstLine="720"/>
              <w:jc w:val="both"/>
              <w:rPr>
                <w:rFonts w:ascii="Times New Roman" w:hAnsi="Times New Roman" w:cs="Times New Roman"/>
                <w:sz w:val="24"/>
                <w:szCs w:val="24"/>
                <w:lang w:val="en-GB" w:eastAsia="zh-TW"/>
              </w:rPr>
            </w:pPr>
            <w:r w:rsidRPr="006300AF">
              <w:rPr>
                <w:rFonts w:ascii="Times New Roman" w:hAnsi="Times New Roman" w:cs="Times New Roman"/>
                <w:sz w:val="24"/>
                <w:szCs w:val="24"/>
                <w:lang w:val="en-GB"/>
              </w:rPr>
              <w:t>6.4 SAE Reporting</w:t>
            </w:r>
          </w:p>
        </w:tc>
        <w:tc>
          <w:tcPr>
            <w:tcW w:w="799" w:type="dxa"/>
          </w:tcPr>
          <w:p w14:paraId="0F173441" w14:textId="77777777" w:rsidR="0095466A"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33</w:t>
            </w:r>
          </w:p>
          <w:p w14:paraId="0E98F985"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33</w:t>
            </w:r>
          </w:p>
          <w:p w14:paraId="7D51BF18"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33</w:t>
            </w:r>
          </w:p>
          <w:p w14:paraId="23E2E1F9"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34</w:t>
            </w:r>
          </w:p>
          <w:p w14:paraId="26233687" w14:textId="15C09F39" w:rsidR="00302B58" w:rsidRPr="006300AF" w:rsidRDefault="00302B58" w:rsidP="00302B58">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34</w:t>
            </w:r>
          </w:p>
        </w:tc>
      </w:tr>
      <w:tr w:rsidR="0095466A" w:rsidRPr="006300AF" w14:paraId="0A5FAB20" w14:textId="77777777" w:rsidTr="000955BB">
        <w:tc>
          <w:tcPr>
            <w:tcW w:w="8217" w:type="dxa"/>
          </w:tcPr>
          <w:p w14:paraId="146D164D" w14:textId="5A1293E5" w:rsidR="0095466A" w:rsidRPr="006300AF" w:rsidRDefault="0095466A" w:rsidP="004049A3">
            <w:pPr>
              <w:spacing w:line="360" w:lineRule="auto"/>
              <w:jc w:val="both"/>
              <w:rPr>
                <w:rFonts w:ascii="Times New Roman" w:hAnsi="Times New Roman" w:cs="Times New Roman"/>
                <w:sz w:val="24"/>
                <w:szCs w:val="24"/>
                <w:lang w:val="en-GB" w:eastAsia="zh-TW"/>
              </w:rPr>
            </w:pPr>
            <w:r w:rsidRPr="006300AF">
              <w:rPr>
                <w:rFonts w:ascii="Times New Roman" w:hAnsi="Times New Roman" w:cs="Times New Roman"/>
                <w:sz w:val="24"/>
                <w:szCs w:val="24"/>
                <w:lang w:val="en-GB"/>
              </w:rPr>
              <w:t>7.0 Patient Enrolment and Data Management</w:t>
            </w:r>
          </w:p>
        </w:tc>
        <w:tc>
          <w:tcPr>
            <w:tcW w:w="799" w:type="dxa"/>
          </w:tcPr>
          <w:p w14:paraId="37FD457D" w14:textId="19A8F7D2" w:rsidR="0095466A"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36</w:t>
            </w:r>
          </w:p>
        </w:tc>
      </w:tr>
      <w:tr w:rsidR="0095466A" w:rsidRPr="006300AF" w14:paraId="210DD808" w14:textId="77777777" w:rsidTr="000955BB">
        <w:tc>
          <w:tcPr>
            <w:tcW w:w="8217" w:type="dxa"/>
          </w:tcPr>
          <w:p w14:paraId="13348E85" w14:textId="77777777" w:rsidR="0095466A" w:rsidRPr="006300AF" w:rsidRDefault="0095466A" w:rsidP="004049A3">
            <w:pPr>
              <w:spacing w:line="360" w:lineRule="auto"/>
              <w:jc w:val="both"/>
              <w:rPr>
                <w:rFonts w:ascii="Times New Roman" w:hAnsi="Times New Roman" w:cs="Times New Roman"/>
                <w:sz w:val="24"/>
                <w:szCs w:val="24"/>
                <w:lang w:val="en-GB" w:eastAsia="zh-TW"/>
              </w:rPr>
            </w:pPr>
            <w:r w:rsidRPr="006300AF">
              <w:rPr>
                <w:rFonts w:ascii="Times New Roman" w:hAnsi="Times New Roman" w:cs="Times New Roman"/>
                <w:sz w:val="24"/>
                <w:szCs w:val="24"/>
                <w:lang w:val="en-GB"/>
              </w:rPr>
              <w:t>8.0 References</w:t>
            </w:r>
          </w:p>
        </w:tc>
        <w:tc>
          <w:tcPr>
            <w:tcW w:w="799" w:type="dxa"/>
          </w:tcPr>
          <w:p w14:paraId="624C3804" w14:textId="0237E9EA" w:rsidR="0095466A"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37</w:t>
            </w:r>
          </w:p>
        </w:tc>
      </w:tr>
      <w:tr w:rsidR="0095466A" w:rsidRPr="006300AF" w14:paraId="2FF6A22E" w14:textId="77777777" w:rsidTr="000955BB">
        <w:tc>
          <w:tcPr>
            <w:tcW w:w="8217" w:type="dxa"/>
          </w:tcPr>
          <w:p w14:paraId="2B2577EF" w14:textId="77777777" w:rsidR="0095466A" w:rsidRPr="006300AF" w:rsidRDefault="0095466A" w:rsidP="004049A3">
            <w:pPr>
              <w:spacing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9.0 Appendices</w:t>
            </w:r>
          </w:p>
          <w:p w14:paraId="5CC7DA0E" w14:textId="5B74023A" w:rsidR="00D835F4" w:rsidRPr="006300AF" w:rsidRDefault="0095466A" w:rsidP="004049A3">
            <w:pPr>
              <w:spacing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ab/>
              <w:t xml:space="preserve">Appendix A: </w:t>
            </w:r>
            <w:r w:rsidR="00D835F4" w:rsidRPr="006300AF">
              <w:rPr>
                <w:rFonts w:ascii="Times New Roman" w:hAnsi="Times New Roman" w:cs="Times New Roman"/>
                <w:sz w:val="24"/>
                <w:szCs w:val="24"/>
                <w:lang w:val="en-GB"/>
              </w:rPr>
              <w:t>Sample size and stopping rule analysis</w:t>
            </w:r>
          </w:p>
          <w:p w14:paraId="4B028039" w14:textId="7E5CF80B" w:rsidR="0095466A" w:rsidRPr="006300AF" w:rsidRDefault="0095466A" w:rsidP="00CB0C77">
            <w:pPr>
              <w:spacing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ab/>
              <w:t>Appendix B: Project notice in participating hospital</w:t>
            </w:r>
            <w:r w:rsidRPr="006300AF">
              <w:rPr>
                <w:rFonts w:ascii="Times New Roman" w:hAnsi="Times New Roman" w:cs="Times New Roman"/>
                <w:sz w:val="24"/>
                <w:szCs w:val="24"/>
                <w:lang w:val="en-GB"/>
              </w:rPr>
              <w:tab/>
            </w:r>
          </w:p>
          <w:p w14:paraId="39FDE91E" w14:textId="0CEB9A4A" w:rsidR="0095466A" w:rsidRPr="006300AF" w:rsidRDefault="0095466A" w:rsidP="004049A3">
            <w:pPr>
              <w:spacing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ab/>
              <w:t xml:space="preserve">Appendix </w:t>
            </w:r>
            <w:r w:rsidR="00CB0C77" w:rsidRPr="006300AF">
              <w:rPr>
                <w:rFonts w:ascii="Times New Roman" w:hAnsi="Times New Roman" w:cs="Times New Roman"/>
                <w:sz w:val="24"/>
                <w:szCs w:val="24"/>
                <w:lang w:val="en-GB" w:eastAsia="zh-TW"/>
              </w:rPr>
              <w:t>C</w:t>
            </w:r>
            <w:r w:rsidRPr="006300AF">
              <w:rPr>
                <w:rFonts w:ascii="Times New Roman" w:hAnsi="Times New Roman" w:cs="Times New Roman"/>
                <w:sz w:val="24"/>
                <w:szCs w:val="24"/>
                <w:lang w:val="en-GB"/>
              </w:rPr>
              <w:t>: HD</w:t>
            </w:r>
            <w:r w:rsidR="00A90F81" w:rsidRPr="006300AF">
              <w:rPr>
                <w:rFonts w:ascii="Times New Roman" w:hAnsi="Times New Roman" w:cs="Times New Roman"/>
                <w:sz w:val="24"/>
                <w:szCs w:val="24"/>
                <w:lang w:val="en-GB"/>
              </w:rPr>
              <w:t>EC approval letter for CURE RCT</w:t>
            </w:r>
          </w:p>
          <w:p w14:paraId="780F8C04" w14:textId="24E4F0A6" w:rsidR="00CB0C77" w:rsidRPr="006300AF" w:rsidRDefault="00CB0C77" w:rsidP="00CB0C77">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Appendix </w:t>
            </w:r>
            <w:r w:rsidRPr="006300AF">
              <w:rPr>
                <w:rFonts w:ascii="Times New Roman" w:hAnsi="Times New Roman" w:cs="Times New Roman"/>
                <w:sz w:val="24"/>
                <w:szCs w:val="24"/>
                <w:lang w:val="en-GB" w:eastAsia="zh-TW"/>
              </w:rPr>
              <w:t>D</w:t>
            </w:r>
            <w:r w:rsidRPr="006300AF">
              <w:rPr>
                <w:rFonts w:ascii="Times New Roman" w:hAnsi="Times New Roman" w:cs="Times New Roman"/>
                <w:sz w:val="24"/>
                <w:szCs w:val="24"/>
                <w:lang w:val="en-GB"/>
              </w:rPr>
              <w:t>: Locality approval letter</w:t>
            </w:r>
          </w:p>
          <w:p w14:paraId="5CE4F8A4" w14:textId="18ECBD52" w:rsidR="0095466A" w:rsidRPr="006300AF" w:rsidRDefault="0095466A" w:rsidP="004049A3">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Appendix </w:t>
            </w:r>
            <w:r w:rsidR="00CB0C77" w:rsidRPr="006300AF">
              <w:rPr>
                <w:rFonts w:ascii="Times New Roman" w:hAnsi="Times New Roman" w:cs="Times New Roman"/>
                <w:sz w:val="24"/>
                <w:szCs w:val="24"/>
                <w:lang w:val="en-GB" w:eastAsia="zh-TW"/>
              </w:rPr>
              <w:t>E</w:t>
            </w:r>
            <w:r w:rsidRPr="006300AF">
              <w:rPr>
                <w:rFonts w:ascii="Times New Roman" w:hAnsi="Times New Roman" w:cs="Times New Roman"/>
                <w:sz w:val="24"/>
                <w:szCs w:val="24"/>
                <w:lang w:val="en-GB"/>
              </w:rPr>
              <w:t>: CDHB research consulta</w:t>
            </w:r>
            <w:r w:rsidR="00D10030" w:rsidRPr="006300AF">
              <w:rPr>
                <w:rFonts w:ascii="Times New Roman" w:hAnsi="Times New Roman" w:cs="Times New Roman"/>
                <w:sz w:val="24"/>
                <w:szCs w:val="24"/>
                <w:lang w:val="en-GB"/>
              </w:rPr>
              <w:t>tion with Maori approval letter</w:t>
            </w:r>
          </w:p>
          <w:p w14:paraId="7D4FA5C9" w14:textId="296A1B4F" w:rsidR="00CB0C77" w:rsidRPr="006300AF" w:rsidRDefault="00CB0C77" w:rsidP="00CB0C77">
            <w:pPr>
              <w:spacing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ab/>
              <w:t>Appendix F: Relative, friend, family/whanau information sheet</w:t>
            </w:r>
          </w:p>
          <w:p w14:paraId="739817A3" w14:textId="1C74C2F0" w:rsidR="00CB0C77" w:rsidRPr="006300AF" w:rsidRDefault="00CB0C77" w:rsidP="00CB0C77">
            <w:pPr>
              <w:spacing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ab/>
              <w:t>Appendix G: Patient information sheet</w:t>
            </w:r>
          </w:p>
          <w:p w14:paraId="4FB611ED" w14:textId="26B40ECC" w:rsidR="00CB0C77" w:rsidRPr="00721649" w:rsidRDefault="00CB0C77" w:rsidP="00416ADF">
            <w:pPr>
              <w:spacing w:line="360" w:lineRule="auto"/>
              <w:jc w:val="both"/>
              <w:rPr>
                <w:rFonts w:ascii="Times New Roman" w:hAnsi="Times New Roman" w:cs="Times New Roman"/>
                <w:sz w:val="24"/>
                <w:szCs w:val="24"/>
                <w:lang w:val="en-GB" w:eastAsia="zh-TW"/>
              </w:rPr>
            </w:pPr>
            <w:r w:rsidRPr="006300AF">
              <w:rPr>
                <w:rFonts w:ascii="Times New Roman" w:hAnsi="Times New Roman" w:cs="Times New Roman"/>
                <w:sz w:val="24"/>
                <w:szCs w:val="24"/>
                <w:lang w:val="en-GB"/>
              </w:rPr>
              <w:tab/>
              <w:t xml:space="preserve">Appendix H: Relative and </w:t>
            </w:r>
            <w:r w:rsidR="00BE5B04" w:rsidRPr="006300AF">
              <w:rPr>
                <w:rFonts w:ascii="Times New Roman" w:hAnsi="Times New Roman" w:cs="Times New Roman"/>
                <w:sz w:val="24"/>
                <w:szCs w:val="24"/>
                <w:lang w:val="en-GB"/>
              </w:rPr>
              <w:t>p</w:t>
            </w:r>
            <w:r w:rsidRPr="006300AF">
              <w:rPr>
                <w:rFonts w:ascii="Times New Roman" w:hAnsi="Times New Roman" w:cs="Times New Roman"/>
                <w:sz w:val="24"/>
                <w:szCs w:val="24"/>
                <w:lang w:val="en-GB"/>
              </w:rPr>
              <w:t xml:space="preserve">atient consent form (Clinical trial and data </w:t>
            </w:r>
            <w:r w:rsidRPr="006300AF">
              <w:rPr>
                <w:rFonts w:ascii="Times New Roman" w:hAnsi="Times New Roman" w:cs="Times New Roman"/>
                <w:sz w:val="24"/>
                <w:szCs w:val="24"/>
                <w:lang w:val="en-GB"/>
              </w:rPr>
              <w:tab/>
            </w:r>
            <w:r w:rsidRPr="006300AF">
              <w:rPr>
                <w:rFonts w:ascii="Times New Roman" w:hAnsi="Times New Roman" w:cs="Times New Roman"/>
                <w:sz w:val="24"/>
                <w:szCs w:val="24"/>
                <w:lang w:val="en-GB"/>
              </w:rPr>
              <w:tab/>
              <w:t>usage)</w:t>
            </w:r>
          </w:p>
          <w:p w14:paraId="38FB119F" w14:textId="1C8F1D02" w:rsidR="00CB0C77" w:rsidRPr="006300AF" w:rsidRDefault="00CB0C77" w:rsidP="00CB0C77">
            <w:pPr>
              <w:spacing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lastRenderedPageBreak/>
              <w:tab/>
              <w:t xml:space="preserve">Appendix I: Follow up letter for consent (In case of no consenting in the </w:t>
            </w:r>
            <w:r w:rsidRPr="006300AF">
              <w:rPr>
                <w:rFonts w:ascii="Times New Roman" w:hAnsi="Times New Roman" w:cs="Times New Roman"/>
                <w:sz w:val="24"/>
                <w:szCs w:val="24"/>
                <w:lang w:val="en-GB" w:eastAsia="zh-TW"/>
              </w:rPr>
              <w:tab/>
            </w:r>
            <w:r w:rsidRPr="006300AF">
              <w:rPr>
                <w:rFonts w:ascii="Times New Roman" w:hAnsi="Times New Roman" w:cs="Times New Roman"/>
                <w:sz w:val="24"/>
                <w:szCs w:val="24"/>
                <w:lang w:val="en-GB"/>
              </w:rPr>
              <w:t>Hospital)</w:t>
            </w:r>
          </w:p>
          <w:p w14:paraId="6967E5F6" w14:textId="326D22D6" w:rsidR="00BE5B04" w:rsidRPr="006300AF" w:rsidRDefault="00BE5B04" w:rsidP="00CB0C77">
            <w:pPr>
              <w:spacing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ab/>
              <w:t>Appendix J: Screening form</w:t>
            </w:r>
          </w:p>
          <w:p w14:paraId="12DFCC71" w14:textId="4C58CA02" w:rsidR="00CB0C77" w:rsidRPr="006300AF" w:rsidRDefault="00CB0C77" w:rsidP="00CB0C77">
            <w:pPr>
              <w:spacing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ab/>
              <w:t xml:space="preserve">Appendix </w:t>
            </w:r>
            <w:r w:rsidR="00BE5B04" w:rsidRPr="006300AF">
              <w:rPr>
                <w:rFonts w:ascii="Times New Roman" w:hAnsi="Times New Roman" w:cs="Times New Roman"/>
                <w:sz w:val="24"/>
                <w:szCs w:val="24"/>
                <w:lang w:val="en-GB"/>
              </w:rPr>
              <w:t>K</w:t>
            </w:r>
            <w:r w:rsidRPr="006300AF">
              <w:rPr>
                <w:rFonts w:ascii="Times New Roman" w:hAnsi="Times New Roman" w:cs="Times New Roman"/>
                <w:sz w:val="24"/>
                <w:szCs w:val="24"/>
                <w:lang w:val="en-GB"/>
              </w:rPr>
              <w:t xml:space="preserve">: CURE </w:t>
            </w:r>
            <w:r w:rsidR="00BE5B04" w:rsidRPr="006300AF">
              <w:rPr>
                <w:rFonts w:ascii="Times New Roman" w:hAnsi="Times New Roman" w:cs="Times New Roman"/>
                <w:sz w:val="24"/>
                <w:szCs w:val="24"/>
                <w:lang w:val="en-GB"/>
              </w:rPr>
              <w:t>s</w:t>
            </w:r>
            <w:r w:rsidRPr="006300AF">
              <w:rPr>
                <w:rFonts w:ascii="Times New Roman" w:hAnsi="Times New Roman" w:cs="Times New Roman"/>
                <w:sz w:val="24"/>
                <w:szCs w:val="24"/>
                <w:lang w:val="en-GB"/>
              </w:rPr>
              <w:t xml:space="preserve">tudy </w:t>
            </w:r>
            <w:r w:rsidR="00BE5B04" w:rsidRPr="006300AF">
              <w:rPr>
                <w:rFonts w:ascii="Times New Roman" w:hAnsi="Times New Roman" w:cs="Times New Roman"/>
                <w:sz w:val="24"/>
                <w:szCs w:val="24"/>
                <w:lang w:val="en-GB"/>
              </w:rPr>
              <w:t>g</w:t>
            </w:r>
            <w:r w:rsidRPr="006300AF">
              <w:rPr>
                <w:rFonts w:ascii="Times New Roman" w:hAnsi="Times New Roman" w:cs="Times New Roman"/>
                <w:sz w:val="24"/>
                <w:szCs w:val="24"/>
                <w:lang w:val="en-GB"/>
              </w:rPr>
              <w:t>uide</w:t>
            </w:r>
          </w:p>
          <w:p w14:paraId="4FA4B8BA" w14:textId="16046442" w:rsidR="00CB0C77" w:rsidRPr="006300AF" w:rsidRDefault="00CB0C77" w:rsidP="00CB0C77">
            <w:pPr>
              <w:spacing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ab/>
              <w:t xml:space="preserve">Appendix </w:t>
            </w:r>
            <w:r w:rsidR="00BE5B04" w:rsidRPr="006300AF">
              <w:rPr>
                <w:rFonts w:ascii="Times New Roman" w:hAnsi="Times New Roman" w:cs="Times New Roman"/>
                <w:sz w:val="24"/>
                <w:szCs w:val="24"/>
                <w:lang w:val="en-GB"/>
              </w:rPr>
              <w:t>L</w:t>
            </w:r>
            <w:r w:rsidRPr="006300AF">
              <w:rPr>
                <w:rFonts w:ascii="Times New Roman" w:hAnsi="Times New Roman" w:cs="Times New Roman"/>
                <w:sz w:val="24"/>
                <w:szCs w:val="24"/>
                <w:lang w:val="en-GB"/>
              </w:rPr>
              <w:t>: Severe adverse events reporting form</w:t>
            </w:r>
          </w:p>
          <w:p w14:paraId="224B5A83" w14:textId="712BA57D" w:rsidR="00D835F4" w:rsidRPr="006300AF" w:rsidRDefault="0095466A" w:rsidP="00D835F4">
            <w:pPr>
              <w:spacing w:line="360" w:lineRule="auto"/>
              <w:ind w:left="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Appendix </w:t>
            </w:r>
            <w:r w:rsidR="00BE5B04" w:rsidRPr="006300AF">
              <w:rPr>
                <w:rFonts w:ascii="Times New Roman" w:hAnsi="Times New Roman" w:cs="Times New Roman"/>
                <w:sz w:val="24"/>
                <w:szCs w:val="24"/>
                <w:lang w:val="en-GB" w:eastAsia="zh-TW"/>
              </w:rPr>
              <w:t>M</w:t>
            </w:r>
            <w:r w:rsidRPr="006300AF">
              <w:rPr>
                <w:rFonts w:ascii="Times New Roman" w:hAnsi="Times New Roman" w:cs="Times New Roman"/>
                <w:sz w:val="24"/>
                <w:szCs w:val="24"/>
                <w:lang w:val="en-GB"/>
              </w:rPr>
              <w:t xml:space="preserve">: </w:t>
            </w:r>
            <w:r w:rsidR="009045CE" w:rsidRPr="006300AF">
              <w:rPr>
                <w:rFonts w:ascii="Times New Roman" w:hAnsi="Times New Roman" w:cs="Times New Roman"/>
                <w:sz w:val="24"/>
                <w:szCs w:val="24"/>
                <w:lang w:val="en-GB"/>
              </w:rPr>
              <w:t>CURE RCT flow chart</w:t>
            </w:r>
          </w:p>
          <w:p w14:paraId="0B432EB5" w14:textId="39A73371" w:rsidR="0095466A" w:rsidRPr="006300AF" w:rsidRDefault="009045CE" w:rsidP="00D140F9">
            <w:pPr>
              <w:spacing w:line="360" w:lineRule="auto"/>
              <w:ind w:left="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Appendix </w:t>
            </w:r>
            <w:r w:rsidR="00BE5B04" w:rsidRPr="006300AF">
              <w:rPr>
                <w:rFonts w:ascii="Times New Roman" w:hAnsi="Times New Roman" w:cs="Times New Roman"/>
                <w:sz w:val="24"/>
                <w:szCs w:val="24"/>
                <w:lang w:val="en-GB"/>
              </w:rPr>
              <w:t>N</w:t>
            </w:r>
            <w:r w:rsidRPr="006300AF">
              <w:rPr>
                <w:rFonts w:ascii="Times New Roman" w:hAnsi="Times New Roman" w:cs="Times New Roman"/>
                <w:sz w:val="24"/>
                <w:szCs w:val="24"/>
                <w:lang w:val="en-GB"/>
              </w:rPr>
              <w:t xml:space="preserve">: </w:t>
            </w:r>
            <w:r w:rsidR="00D140F9" w:rsidRPr="006300AF">
              <w:rPr>
                <w:rFonts w:ascii="Times New Roman" w:hAnsi="Times New Roman" w:cs="Times New Roman"/>
                <w:sz w:val="24"/>
                <w:szCs w:val="24"/>
                <w:lang w:val="en-GB"/>
              </w:rPr>
              <w:t xml:space="preserve">CURE clinical trial training document </w:t>
            </w:r>
          </w:p>
          <w:p w14:paraId="2B638A81" w14:textId="77777777" w:rsidR="0095466A" w:rsidRPr="006300AF" w:rsidRDefault="0095466A" w:rsidP="004049A3">
            <w:pPr>
              <w:spacing w:line="360" w:lineRule="auto"/>
              <w:jc w:val="both"/>
              <w:rPr>
                <w:rFonts w:ascii="Times New Roman" w:hAnsi="Times New Roman" w:cs="Times New Roman"/>
                <w:sz w:val="24"/>
                <w:szCs w:val="24"/>
                <w:lang w:val="en-GB" w:eastAsia="zh-TW"/>
              </w:rPr>
            </w:pPr>
          </w:p>
        </w:tc>
        <w:tc>
          <w:tcPr>
            <w:tcW w:w="799" w:type="dxa"/>
          </w:tcPr>
          <w:p w14:paraId="24C54BE9" w14:textId="77777777" w:rsidR="0095466A" w:rsidRPr="006300AF" w:rsidRDefault="0095466A" w:rsidP="004049A3">
            <w:pPr>
              <w:spacing w:line="360" w:lineRule="auto"/>
              <w:jc w:val="center"/>
              <w:rPr>
                <w:rFonts w:ascii="Times New Roman" w:hAnsi="Times New Roman" w:cs="Times New Roman"/>
                <w:sz w:val="24"/>
                <w:szCs w:val="24"/>
                <w:lang w:val="en-GB" w:eastAsia="zh-TW"/>
              </w:rPr>
            </w:pPr>
          </w:p>
          <w:p w14:paraId="3FFDE357" w14:textId="77777777" w:rsidR="0095466A" w:rsidRPr="006300AF" w:rsidRDefault="0095466A" w:rsidP="004049A3">
            <w:pPr>
              <w:spacing w:line="360" w:lineRule="auto"/>
              <w:jc w:val="center"/>
              <w:rPr>
                <w:rFonts w:ascii="Times New Roman" w:hAnsi="Times New Roman" w:cs="Times New Roman"/>
                <w:sz w:val="24"/>
                <w:szCs w:val="24"/>
                <w:lang w:val="en-GB" w:eastAsia="zh-TW"/>
              </w:rPr>
            </w:pPr>
          </w:p>
          <w:p w14:paraId="0A075534" w14:textId="77777777" w:rsidR="0095466A" w:rsidRPr="006300AF" w:rsidRDefault="0095466A" w:rsidP="004049A3">
            <w:pPr>
              <w:spacing w:line="360" w:lineRule="auto"/>
              <w:jc w:val="center"/>
              <w:rPr>
                <w:rFonts w:ascii="Times New Roman" w:hAnsi="Times New Roman" w:cs="Times New Roman"/>
                <w:sz w:val="24"/>
                <w:szCs w:val="24"/>
                <w:lang w:val="en-GB" w:eastAsia="zh-TW"/>
              </w:rPr>
            </w:pPr>
          </w:p>
          <w:p w14:paraId="565C6223" w14:textId="77777777" w:rsidR="0095466A" w:rsidRPr="006300AF" w:rsidRDefault="0095466A" w:rsidP="004049A3">
            <w:pPr>
              <w:spacing w:line="360" w:lineRule="auto"/>
              <w:jc w:val="center"/>
              <w:rPr>
                <w:rFonts w:ascii="Times New Roman" w:hAnsi="Times New Roman" w:cs="Times New Roman"/>
                <w:sz w:val="24"/>
                <w:szCs w:val="24"/>
                <w:lang w:val="en-GB" w:eastAsia="zh-TW"/>
              </w:rPr>
            </w:pPr>
          </w:p>
          <w:p w14:paraId="312DC609" w14:textId="77777777" w:rsidR="0095466A" w:rsidRPr="006300AF" w:rsidRDefault="0095466A" w:rsidP="004049A3">
            <w:pPr>
              <w:spacing w:line="360" w:lineRule="auto"/>
              <w:jc w:val="center"/>
              <w:rPr>
                <w:rFonts w:ascii="Times New Roman" w:hAnsi="Times New Roman" w:cs="Times New Roman"/>
                <w:sz w:val="24"/>
                <w:szCs w:val="24"/>
                <w:lang w:val="en-GB" w:eastAsia="zh-TW"/>
              </w:rPr>
            </w:pPr>
          </w:p>
          <w:p w14:paraId="441321A2" w14:textId="77777777" w:rsidR="0095466A" w:rsidRPr="006300AF" w:rsidRDefault="0095466A" w:rsidP="004049A3">
            <w:pPr>
              <w:spacing w:line="360" w:lineRule="auto"/>
              <w:jc w:val="center"/>
              <w:rPr>
                <w:rFonts w:ascii="Times New Roman" w:hAnsi="Times New Roman" w:cs="Times New Roman"/>
                <w:sz w:val="24"/>
                <w:szCs w:val="24"/>
                <w:lang w:val="en-GB" w:eastAsia="zh-TW"/>
              </w:rPr>
            </w:pPr>
          </w:p>
          <w:p w14:paraId="2CFE1FF1" w14:textId="77777777" w:rsidR="0095466A" w:rsidRPr="006300AF" w:rsidRDefault="0095466A" w:rsidP="004049A3">
            <w:pPr>
              <w:spacing w:line="360" w:lineRule="auto"/>
              <w:jc w:val="center"/>
              <w:rPr>
                <w:rFonts w:ascii="Times New Roman" w:hAnsi="Times New Roman" w:cs="Times New Roman"/>
                <w:sz w:val="24"/>
                <w:szCs w:val="24"/>
                <w:lang w:val="en-GB" w:eastAsia="zh-TW"/>
              </w:rPr>
            </w:pPr>
          </w:p>
          <w:p w14:paraId="2C1C1D18" w14:textId="77777777" w:rsidR="0095466A" w:rsidRPr="006300AF" w:rsidRDefault="0095466A" w:rsidP="004049A3">
            <w:pPr>
              <w:spacing w:line="360" w:lineRule="auto"/>
              <w:jc w:val="center"/>
              <w:rPr>
                <w:rFonts w:ascii="Times New Roman" w:hAnsi="Times New Roman" w:cs="Times New Roman"/>
                <w:sz w:val="24"/>
                <w:szCs w:val="24"/>
                <w:lang w:val="en-GB" w:eastAsia="zh-TW"/>
              </w:rPr>
            </w:pPr>
          </w:p>
          <w:p w14:paraId="4D94F291" w14:textId="77777777" w:rsidR="0095466A" w:rsidRPr="006300AF" w:rsidRDefault="0095466A" w:rsidP="004049A3">
            <w:pPr>
              <w:spacing w:line="360" w:lineRule="auto"/>
              <w:jc w:val="center"/>
              <w:rPr>
                <w:rFonts w:ascii="Times New Roman" w:hAnsi="Times New Roman" w:cs="Times New Roman"/>
                <w:sz w:val="24"/>
                <w:szCs w:val="24"/>
                <w:lang w:val="en-GB" w:eastAsia="zh-TW"/>
              </w:rPr>
            </w:pPr>
          </w:p>
          <w:p w14:paraId="662A7E23" w14:textId="77777777" w:rsidR="0095466A" w:rsidRPr="006300AF" w:rsidRDefault="0095466A" w:rsidP="004049A3">
            <w:pPr>
              <w:spacing w:line="360" w:lineRule="auto"/>
              <w:jc w:val="center"/>
              <w:rPr>
                <w:rFonts w:ascii="Times New Roman" w:hAnsi="Times New Roman" w:cs="Times New Roman"/>
                <w:sz w:val="24"/>
                <w:szCs w:val="24"/>
                <w:lang w:val="en-GB" w:eastAsia="zh-TW"/>
              </w:rPr>
            </w:pPr>
          </w:p>
          <w:p w14:paraId="07360046" w14:textId="77777777" w:rsidR="0095466A" w:rsidRPr="006300AF" w:rsidRDefault="0095466A" w:rsidP="004049A3">
            <w:pPr>
              <w:spacing w:line="360" w:lineRule="auto"/>
              <w:jc w:val="center"/>
              <w:rPr>
                <w:rFonts w:ascii="Times New Roman" w:hAnsi="Times New Roman" w:cs="Times New Roman"/>
                <w:sz w:val="24"/>
                <w:szCs w:val="24"/>
                <w:lang w:val="en-GB" w:eastAsia="zh-TW"/>
              </w:rPr>
            </w:pPr>
          </w:p>
          <w:p w14:paraId="3DB54510" w14:textId="77777777" w:rsidR="0095466A" w:rsidRPr="006300AF" w:rsidRDefault="0095466A" w:rsidP="004049A3">
            <w:pPr>
              <w:spacing w:line="360" w:lineRule="auto"/>
              <w:jc w:val="center"/>
              <w:rPr>
                <w:rFonts w:ascii="Times New Roman" w:hAnsi="Times New Roman" w:cs="Times New Roman"/>
                <w:sz w:val="24"/>
                <w:szCs w:val="24"/>
                <w:lang w:val="en-GB" w:eastAsia="zh-TW"/>
              </w:rPr>
            </w:pPr>
          </w:p>
          <w:p w14:paraId="6E274329" w14:textId="77777777" w:rsidR="0095466A" w:rsidRPr="006300AF" w:rsidRDefault="0095466A" w:rsidP="004049A3">
            <w:pPr>
              <w:spacing w:line="360" w:lineRule="auto"/>
              <w:jc w:val="center"/>
              <w:rPr>
                <w:rFonts w:ascii="Times New Roman" w:hAnsi="Times New Roman" w:cs="Times New Roman"/>
                <w:sz w:val="24"/>
                <w:szCs w:val="24"/>
                <w:lang w:val="en-GB" w:eastAsia="zh-TW"/>
              </w:rPr>
            </w:pPr>
          </w:p>
          <w:p w14:paraId="73487F9E" w14:textId="77777777" w:rsidR="0095466A" w:rsidRPr="006300AF" w:rsidRDefault="0095466A" w:rsidP="004049A3">
            <w:pPr>
              <w:spacing w:line="360" w:lineRule="auto"/>
              <w:jc w:val="center"/>
              <w:rPr>
                <w:rFonts w:ascii="Times New Roman" w:hAnsi="Times New Roman" w:cs="Times New Roman"/>
                <w:sz w:val="24"/>
                <w:szCs w:val="24"/>
                <w:lang w:val="en-GB" w:eastAsia="zh-TW"/>
              </w:rPr>
            </w:pPr>
          </w:p>
          <w:p w14:paraId="3F54B6D3" w14:textId="77777777" w:rsidR="0095466A" w:rsidRPr="006300AF" w:rsidRDefault="0095466A" w:rsidP="004049A3">
            <w:pPr>
              <w:spacing w:line="360" w:lineRule="auto"/>
              <w:jc w:val="center"/>
              <w:rPr>
                <w:rFonts w:ascii="Times New Roman" w:hAnsi="Times New Roman" w:cs="Times New Roman"/>
                <w:sz w:val="24"/>
                <w:szCs w:val="24"/>
                <w:lang w:val="en-GB" w:eastAsia="zh-TW"/>
              </w:rPr>
            </w:pPr>
          </w:p>
        </w:tc>
      </w:tr>
    </w:tbl>
    <w:p w14:paraId="23B89D46" w14:textId="77777777" w:rsidR="00B950A8" w:rsidRPr="006300AF" w:rsidRDefault="00B950A8" w:rsidP="004049A3">
      <w:pPr>
        <w:spacing w:after="0" w:line="360" w:lineRule="auto"/>
        <w:jc w:val="both"/>
        <w:rPr>
          <w:rFonts w:ascii="Times New Roman" w:hAnsi="Times New Roman" w:cs="Times New Roman"/>
          <w:sz w:val="24"/>
          <w:szCs w:val="24"/>
          <w:lang w:val="en-GB"/>
        </w:rPr>
      </w:pPr>
    </w:p>
    <w:p w14:paraId="7C7642BE" w14:textId="77777777" w:rsidR="00DA6FB0" w:rsidRPr="006300AF" w:rsidRDefault="00DA6FB0" w:rsidP="004049A3">
      <w:pPr>
        <w:pStyle w:val="Heading1"/>
        <w:keepLines/>
        <w:spacing w:line="360" w:lineRule="auto"/>
        <w:jc w:val="center"/>
        <w:rPr>
          <w:rFonts w:ascii="Times New Roman" w:hAnsi="Times New Roman"/>
          <w:bCs/>
          <w:color w:val="365F91"/>
          <w:sz w:val="56"/>
          <w:szCs w:val="52"/>
          <w:u w:val="single"/>
        </w:rPr>
      </w:pPr>
    </w:p>
    <w:p w14:paraId="77DD9145" w14:textId="77777777" w:rsidR="00F756F3" w:rsidRPr="006300AF" w:rsidRDefault="00F756F3" w:rsidP="00F756F3">
      <w:pPr>
        <w:rPr>
          <w:lang w:val="en-GB" w:eastAsia="x-none"/>
        </w:rPr>
      </w:pPr>
    </w:p>
    <w:p w14:paraId="0A1B003A" w14:textId="77777777" w:rsidR="00F756F3" w:rsidRPr="006300AF" w:rsidRDefault="00F756F3" w:rsidP="00F756F3">
      <w:pPr>
        <w:rPr>
          <w:lang w:val="en-GB" w:eastAsia="x-none"/>
        </w:rPr>
      </w:pPr>
    </w:p>
    <w:p w14:paraId="48E463CC" w14:textId="77777777" w:rsidR="00F756F3" w:rsidRPr="006300AF" w:rsidRDefault="00F756F3" w:rsidP="00F756F3">
      <w:pPr>
        <w:rPr>
          <w:lang w:val="en-GB" w:eastAsia="x-none"/>
        </w:rPr>
      </w:pPr>
    </w:p>
    <w:p w14:paraId="7CD561D2" w14:textId="77777777" w:rsidR="00F756F3" w:rsidRPr="006300AF" w:rsidRDefault="00F756F3" w:rsidP="00F756F3">
      <w:pPr>
        <w:rPr>
          <w:lang w:val="en-GB" w:eastAsia="x-none"/>
        </w:rPr>
      </w:pPr>
    </w:p>
    <w:p w14:paraId="2116B7E4" w14:textId="77777777" w:rsidR="00F756F3" w:rsidRPr="006300AF" w:rsidRDefault="00F756F3" w:rsidP="00F756F3">
      <w:pPr>
        <w:rPr>
          <w:lang w:val="en-GB" w:eastAsia="x-none"/>
        </w:rPr>
      </w:pPr>
    </w:p>
    <w:p w14:paraId="7F997061" w14:textId="77777777" w:rsidR="00F756F3" w:rsidRPr="006300AF" w:rsidRDefault="00F756F3" w:rsidP="00F756F3">
      <w:pPr>
        <w:rPr>
          <w:lang w:val="en-GB" w:eastAsia="x-none"/>
        </w:rPr>
      </w:pPr>
    </w:p>
    <w:p w14:paraId="3C792F2D" w14:textId="77777777" w:rsidR="00F756F3" w:rsidRPr="006300AF" w:rsidRDefault="00F756F3" w:rsidP="00F756F3">
      <w:pPr>
        <w:rPr>
          <w:lang w:val="en-GB" w:eastAsia="x-none"/>
        </w:rPr>
      </w:pPr>
    </w:p>
    <w:p w14:paraId="1013A798" w14:textId="77777777" w:rsidR="00F756F3" w:rsidRPr="006300AF" w:rsidRDefault="00F756F3" w:rsidP="00F756F3">
      <w:pPr>
        <w:rPr>
          <w:lang w:val="en-GB" w:eastAsia="x-none"/>
        </w:rPr>
      </w:pPr>
    </w:p>
    <w:p w14:paraId="5D112851" w14:textId="77777777" w:rsidR="00F756F3" w:rsidRPr="006300AF" w:rsidRDefault="00F756F3" w:rsidP="00F756F3">
      <w:pPr>
        <w:rPr>
          <w:lang w:val="en-GB" w:eastAsia="x-none"/>
        </w:rPr>
      </w:pPr>
    </w:p>
    <w:p w14:paraId="76448ACE" w14:textId="77777777" w:rsidR="00F756F3" w:rsidRPr="006300AF" w:rsidRDefault="00F756F3" w:rsidP="00F756F3">
      <w:pPr>
        <w:rPr>
          <w:lang w:val="en-GB" w:eastAsia="x-none"/>
        </w:rPr>
      </w:pPr>
    </w:p>
    <w:p w14:paraId="3E8E09CE" w14:textId="77777777" w:rsidR="00F756F3" w:rsidRPr="006300AF" w:rsidRDefault="00F756F3" w:rsidP="00F756F3">
      <w:pPr>
        <w:rPr>
          <w:lang w:val="en-GB" w:eastAsia="x-none"/>
        </w:rPr>
      </w:pPr>
    </w:p>
    <w:p w14:paraId="6A1AFF2C" w14:textId="77777777" w:rsidR="00F756F3" w:rsidRPr="006300AF" w:rsidRDefault="00F756F3" w:rsidP="00F756F3">
      <w:pPr>
        <w:rPr>
          <w:lang w:val="en-GB" w:eastAsia="x-none"/>
        </w:rPr>
      </w:pPr>
    </w:p>
    <w:p w14:paraId="28BC24EF" w14:textId="77777777" w:rsidR="00F756F3" w:rsidRPr="006300AF" w:rsidRDefault="00F756F3" w:rsidP="00F756F3">
      <w:pPr>
        <w:rPr>
          <w:lang w:val="en-GB" w:eastAsia="x-none"/>
        </w:rPr>
      </w:pPr>
    </w:p>
    <w:p w14:paraId="54E1B885" w14:textId="77777777" w:rsidR="00F756F3" w:rsidRPr="006300AF" w:rsidRDefault="00F756F3" w:rsidP="00F756F3">
      <w:pPr>
        <w:rPr>
          <w:lang w:val="en-GB" w:eastAsia="x-none"/>
        </w:rPr>
      </w:pPr>
    </w:p>
    <w:p w14:paraId="72709C08" w14:textId="77777777" w:rsidR="00F756F3" w:rsidRPr="006300AF" w:rsidRDefault="00F756F3" w:rsidP="00F756F3">
      <w:pPr>
        <w:rPr>
          <w:lang w:val="en-GB" w:eastAsia="x-none"/>
        </w:rPr>
      </w:pPr>
    </w:p>
    <w:p w14:paraId="5FEB7BB1" w14:textId="77777777" w:rsidR="00B8406C" w:rsidRPr="006300AF" w:rsidRDefault="00B8406C" w:rsidP="004049A3">
      <w:pPr>
        <w:pStyle w:val="Heading1"/>
        <w:keepLines/>
        <w:spacing w:line="360" w:lineRule="auto"/>
        <w:jc w:val="center"/>
        <w:rPr>
          <w:rFonts w:ascii="Times New Roman" w:hAnsi="Times New Roman"/>
          <w:bCs/>
          <w:color w:val="365F91"/>
          <w:sz w:val="40"/>
          <w:szCs w:val="24"/>
        </w:rPr>
      </w:pPr>
      <w:r w:rsidRPr="006300AF">
        <w:rPr>
          <w:rFonts w:ascii="Times New Roman" w:hAnsi="Times New Roman"/>
          <w:bCs/>
          <w:color w:val="365F91"/>
          <w:sz w:val="56"/>
          <w:szCs w:val="52"/>
          <w:u w:val="single"/>
        </w:rPr>
        <w:lastRenderedPageBreak/>
        <w:t>C</w:t>
      </w:r>
      <w:r w:rsidRPr="006300AF">
        <w:rPr>
          <w:rFonts w:ascii="Times New Roman" w:hAnsi="Times New Roman"/>
          <w:bCs/>
          <w:color w:val="365F91"/>
          <w:sz w:val="40"/>
          <w:szCs w:val="24"/>
        </w:rPr>
        <w:t xml:space="preserve">linical </w:t>
      </w:r>
      <w:r w:rsidRPr="006300AF">
        <w:rPr>
          <w:rFonts w:ascii="Times New Roman" w:hAnsi="Times New Roman"/>
          <w:bCs/>
          <w:color w:val="365F91"/>
          <w:sz w:val="56"/>
          <w:szCs w:val="52"/>
          <w:u w:val="single"/>
        </w:rPr>
        <w:t>U</w:t>
      </w:r>
      <w:r w:rsidRPr="006300AF">
        <w:rPr>
          <w:rFonts w:ascii="Times New Roman" w:hAnsi="Times New Roman"/>
          <w:bCs/>
          <w:color w:val="365F91"/>
          <w:sz w:val="40"/>
          <w:szCs w:val="24"/>
        </w:rPr>
        <w:t xml:space="preserve">tilisation of </w:t>
      </w:r>
      <w:r w:rsidRPr="006300AF">
        <w:rPr>
          <w:rFonts w:ascii="Times New Roman" w:hAnsi="Times New Roman"/>
          <w:bCs/>
          <w:color w:val="365F91"/>
          <w:sz w:val="56"/>
          <w:szCs w:val="52"/>
          <w:u w:val="single"/>
        </w:rPr>
        <w:t>R</w:t>
      </w:r>
      <w:r w:rsidRPr="006300AF">
        <w:rPr>
          <w:rFonts w:ascii="Times New Roman" w:hAnsi="Times New Roman"/>
          <w:bCs/>
          <w:color w:val="365F91"/>
          <w:sz w:val="40"/>
          <w:szCs w:val="24"/>
        </w:rPr>
        <w:t xml:space="preserve">espiratory </w:t>
      </w:r>
      <w:r w:rsidRPr="006300AF">
        <w:rPr>
          <w:rFonts w:ascii="Times New Roman" w:hAnsi="Times New Roman"/>
          <w:bCs/>
          <w:color w:val="365F91"/>
          <w:sz w:val="56"/>
          <w:szCs w:val="24"/>
          <w:u w:val="single"/>
        </w:rPr>
        <w:t>E</w:t>
      </w:r>
      <w:r w:rsidRPr="006300AF">
        <w:rPr>
          <w:rFonts w:ascii="Times New Roman" w:hAnsi="Times New Roman"/>
          <w:bCs/>
          <w:color w:val="365F91"/>
          <w:sz w:val="40"/>
          <w:szCs w:val="24"/>
        </w:rPr>
        <w:t xml:space="preserve">lastance: the CURE Study – </w:t>
      </w:r>
      <w:proofErr w:type="spellStart"/>
      <w:r w:rsidRPr="006300AF">
        <w:rPr>
          <w:rFonts w:ascii="Times New Roman" w:hAnsi="Times New Roman"/>
          <w:bCs/>
          <w:color w:val="365F91"/>
          <w:sz w:val="40"/>
          <w:szCs w:val="24"/>
        </w:rPr>
        <w:t>Optimisng</w:t>
      </w:r>
      <w:proofErr w:type="spellEnd"/>
      <w:r w:rsidRPr="006300AF">
        <w:rPr>
          <w:rFonts w:ascii="Times New Roman" w:hAnsi="Times New Roman"/>
          <w:bCs/>
          <w:color w:val="365F91"/>
          <w:sz w:val="40"/>
          <w:szCs w:val="24"/>
        </w:rPr>
        <w:t xml:space="preserve"> PEEP in People on mechanical ventilation</w:t>
      </w:r>
    </w:p>
    <w:p w14:paraId="67F51B20" w14:textId="77777777" w:rsidR="00B8406C" w:rsidRPr="006300AF" w:rsidRDefault="00B8406C" w:rsidP="004049A3">
      <w:pPr>
        <w:spacing w:after="0" w:line="360" w:lineRule="auto"/>
        <w:jc w:val="both"/>
        <w:rPr>
          <w:rFonts w:ascii="Times New Roman" w:hAnsi="Times New Roman" w:cs="Times New Roman"/>
          <w:b/>
          <w:sz w:val="32"/>
          <w:szCs w:val="24"/>
          <w:lang w:val="en-GB"/>
        </w:rPr>
      </w:pPr>
    </w:p>
    <w:p w14:paraId="411E950F" w14:textId="77777777" w:rsidR="003E3E8B" w:rsidRPr="006300AF" w:rsidRDefault="00B8406C" w:rsidP="004049A3">
      <w:pPr>
        <w:spacing w:after="0" w:line="360" w:lineRule="auto"/>
        <w:jc w:val="both"/>
        <w:rPr>
          <w:rFonts w:ascii="Times New Roman" w:hAnsi="Times New Roman" w:cs="Times New Roman"/>
          <w:b/>
          <w:sz w:val="32"/>
          <w:szCs w:val="24"/>
          <w:lang w:val="en-GB"/>
        </w:rPr>
      </w:pPr>
      <w:r w:rsidRPr="006300AF">
        <w:rPr>
          <w:rFonts w:ascii="Times New Roman" w:hAnsi="Times New Roman" w:cs="Times New Roman"/>
          <w:b/>
          <w:sz w:val="32"/>
          <w:szCs w:val="24"/>
          <w:lang w:val="en-GB"/>
        </w:rPr>
        <w:t>1.0</w:t>
      </w:r>
      <w:r w:rsidRPr="006300AF">
        <w:rPr>
          <w:rFonts w:ascii="Times New Roman" w:hAnsi="Times New Roman" w:cs="Times New Roman"/>
          <w:b/>
          <w:sz w:val="32"/>
          <w:szCs w:val="24"/>
          <w:lang w:val="en-GB"/>
        </w:rPr>
        <w:tab/>
        <w:t>Study Administration</w:t>
      </w:r>
    </w:p>
    <w:p w14:paraId="4D4932A5" w14:textId="77777777" w:rsidR="00B90892" w:rsidRPr="006300AF" w:rsidRDefault="00D03B42"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1.1</w:t>
      </w:r>
      <w:r w:rsidRPr="006300AF">
        <w:rPr>
          <w:rFonts w:ascii="Times New Roman" w:hAnsi="Times New Roman" w:cs="Times New Roman"/>
          <w:b/>
          <w:sz w:val="24"/>
          <w:szCs w:val="24"/>
          <w:lang w:val="en-GB"/>
        </w:rPr>
        <w:tab/>
      </w:r>
      <w:r w:rsidR="00B90892" w:rsidRPr="006300AF">
        <w:rPr>
          <w:rFonts w:ascii="Times New Roman" w:hAnsi="Times New Roman" w:cs="Times New Roman"/>
          <w:b/>
          <w:sz w:val="24"/>
          <w:szCs w:val="24"/>
          <w:lang w:val="en-GB"/>
        </w:rPr>
        <w:t>The Steering Committee</w:t>
      </w:r>
    </w:p>
    <w:p w14:paraId="0C28C7C0" w14:textId="77777777" w:rsidR="00915B3A" w:rsidRPr="006300AF" w:rsidRDefault="005C66B8"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 xml:space="preserve">Principal/ </w:t>
      </w:r>
      <w:r w:rsidR="00915B3A" w:rsidRPr="006300AF">
        <w:rPr>
          <w:rFonts w:ascii="Times New Roman" w:hAnsi="Times New Roman" w:cs="Times New Roman"/>
          <w:b/>
          <w:sz w:val="24"/>
          <w:szCs w:val="24"/>
          <w:lang w:val="en-GB"/>
        </w:rPr>
        <w:t>Investigators:</w:t>
      </w:r>
    </w:p>
    <w:p w14:paraId="1383C221" w14:textId="77777777" w:rsidR="00915B3A" w:rsidRPr="006300AF" w:rsidRDefault="00D03B42"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Distinguish</w:t>
      </w:r>
      <w:r w:rsidR="005E12BD" w:rsidRPr="006300AF">
        <w:rPr>
          <w:rFonts w:ascii="Times New Roman" w:hAnsi="Times New Roman" w:cs="Times New Roman"/>
          <w:sz w:val="24"/>
          <w:szCs w:val="24"/>
          <w:lang w:val="en-GB"/>
        </w:rPr>
        <w:t>ed</w:t>
      </w:r>
      <w:r w:rsidRPr="006300AF">
        <w:rPr>
          <w:rFonts w:ascii="Times New Roman" w:hAnsi="Times New Roman" w:cs="Times New Roman"/>
          <w:sz w:val="24"/>
          <w:szCs w:val="24"/>
          <w:lang w:val="en-GB"/>
        </w:rPr>
        <w:t xml:space="preserve"> Professor Dr</w:t>
      </w:r>
      <w:r w:rsidR="00915B3A" w:rsidRPr="006300AF">
        <w:rPr>
          <w:rFonts w:ascii="Times New Roman" w:hAnsi="Times New Roman" w:cs="Times New Roman"/>
          <w:sz w:val="24"/>
          <w:szCs w:val="24"/>
          <w:lang w:val="en-GB"/>
        </w:rPr>
        <w:t xml:space="preserve"> J. Geoffrey Chase</w:t>
      </w:r>
      <w:r w:rsidR="00C43846" w:rsidRPr="006300AF">
        <w:rPr>
          <w:rFonts w:ascii="Times New Roman" w:hAnsi="Times New Roman" w:cs="Times New Roman"/>
          <w:sz w:val="24"/>
          <w:szCs w:val="24"/>
          <w:vertAlign w:val="superscript"/>
          <w:lang w:val="en-GB"/>
        </w:rPr>
        <w:t>1</w:t>
      </w:r>
      <w:r w:rsidR="00C43846" w:rsidRPr="006300AF">
        <w:rPr>
          <w:rFonts w:ascii="Times New Roman" w:hAnsi="Times New Roman" w:cs="Times New Roman"/>
          <w:sz w:val="24"/>
          <w:szCs w:val="24"/>
          <w:lang w:val="en-GB"/>
        </w:rPr>
        <w:t xml:space="preserve"> </w:t>
      </w:r>
      <w:r w:rsidR="00C43846" w:rsidRPr="006300AF">
        <w:rPr>
          <w:rFonts w:ascii="Times New Roman" w:hAnsi="Times New Roman" w:cs="Times New Roman"/>
          <w:sz w:val="24"/>
          <w:szCs w:val="24"/>
          <w:lang w:val="en-GB"/>
        </w:rPr>
        <w:tab/>
      </w:r>
      <w:hyperlink r:id="rId11" w:history="1">
        <w:r w:rsidR="00C43846" w:rsidRPr="006300AF">
          <w:rPr>
            <w:rStyle w:val="Hyperlink"/>
            <w:rFonts w:ascii="Times New Roman" w:hAnsi="Times New Roman" w:cs="Times New Roman"/>
            <w:sz w:val="24"/>
            <w:szCs w:val="24"/>
            <w:lang w:val="en-GB"/>
          </w:rPr>
          <w:t>geoff.chase@canterbury.ac.nz</w:t>
        </w:r>
      </w:hyperlink>
    </w:p>
    <w:p w14:paraId="40BB3A5D" w14:textId="77777777" w:rsidR="00915B3A" w:rsidRPr="006300AF" w:rsidRDefault="00B662FF"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Professor </w:t>
      </w:r>
      <w:r w:rsidR="00915B3A" w:rsidRPr="006300AF">
        <w:rPr>
          <w:rFonts w:ascii="Times New Roman" w:hAnsi="Times New Roman" w:cs="Times New Roman"/>
          <w:sz w:val="24"/>
          <w:szCs w:val="24"/>
          <w:lang w:val="en-GB"/>
        </w:rPr>
        <w:t>Dr Geoffrey M Shaw</w:t>
      </w:r>
      <w:r w:rsidR="00C43846" w:rsidRPr="006300AF">
        <w:rPr>
          <w:rFonts w:ascii="Times New Roman" w:hAnsi="Times New Roman" w:cs="Times New Roman"/>
          <w:sz w:val="24"/>
          <w:szCs w:val="24"/>
          <w:vertAlign w:val="superscript"/>
          <w:lang w:val="en-GB"/>
        </w:rPr>
        <w:t>2</w:t>
      </w:r>
      <w:r w:rsidR="00C43846" w:rsidRPr="006300AF">
        <w:rPr>
          <w:rFonts w:ascii="Times New Roman" w:hAnsi="Times New Roman" w:cs="Times New Roman"/>
          <w:sz w:val="24"/>
          <w:szCs w:val="24"/>
          <w:lang w:val="en-GB"/>
        </w:rPr>
        <w:tab/>
      </w:r>
      <w:r w:rsidR="008477FE" w:rsidRPr="006300AF">
        <w:rPr>
          <w:rFonts w:ascii="Times New Roman" w:hAnsi="Times New Roman" w:cs="Times New Roman"/>
          <w:sz w:val="24"/>
          <w:szCs w:val="24"/>
          <w:lang w:val="en-GB"/>
        </w:rPr>
        <w:tab/>
      </w:r>
      <w:r w:rsidR="008477FE" w:rsidRPr="006300AF">
        <w:rPr>
          <w:rFonts w:ascii="Times New Roman" w:hAnsi="Times New Roman" w:cs="Times New Roman"/>
          <w:sz w:val="24"/>
          <w:szCs w:val="24"/>
          <w:lang w:val="en-GB"/>
        </w:rPr>
        <w:tab/>
      </w:r>
      <w:hyperlink r:id="rId12" w:history="1">
        <w:r w:rsidR="00C43846" w:rsidRPr="006300AF">
          <w:rPr>
            <w:rStyle w:val="Hyperlink"/>
            <w:rFonts w:ascii="Times New Roman" w:hAnsi="Times New Roman" w:cs="Times New Roman"/>
            <w:sz w:val="24"/>
            <w:szCs w:val="24"/>
            <w:lang w:val="en-GB"/>
          </w:rPr>
          <w:t>geoff.shaw@chdb.health.nz</w:t>
        </w:r>
      </w:hyperlink>
    </w:p>
    <w:p w14:paraId="69BADB79" w14:textId="77777777" w:rsidR="00C43846" w:rsidRPr="006300AF" w:rsidRDefault="00D03B42"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Dr</w:t>
      </w:r>
      <w:r w:rsidR="00915B3A" w:rsidRPr="006300AF">
        <w:rPr>
          <w:rFonts w:ascii="Times New Roman" w:hAnsi="Times New Roman" w:cs="Times New Roman"/>
          <w:sz w:val="24"/>
          <w:szCs w:val="24"/>
          <w:lang w:val="en-GB"/>
        </w:rPr>
        <w:t xml:space="preserve"> Paul Docherty</w:t>
      </w:r>
      <w:r w:rsidR="00C43846" w:rsidRPr="006300AF">
        <w:rPr>
          <w:rFonts w:ascii="Times New Roman" w:hAnsi="Times New Roman" w:cs="Times New Roman"/>
          <w:sz w:val="24"/>
          <w:szCs w:val="24"/>
          <w:vertAlign w:val="superscript"/>
          <w:lang w:val="en-GB"/>
        </w:rPr>
        <w:t>1</w:t>
      </w:r>
      <w:r w:rsidR="00C43846" w:rsidRPr="006300AF">
        <w:rPr>
          <w:rFonts w:ascii="Times New Roman" w:hAnsi="Times New Roman" w:cs="Times New Roman"/>
          <w:sz w:val="24"/>
          <w:szCs w:val="24"/>
          <w:lang w:val="en-GB"/>
        </w:rPr>
        <w:tab/>
      </w:r>
      <w:r w:rsidR="00C43846" w:rsidRPr="006300AF">
        <w:rPr>
          <w:rFonts w:ascii="Times New Roman" w:hAnsi="Times New Roman" w:cs="Times New Roman"/>
          <w:sz w:val="24"/>
          <w:szCs w:val="24"/>
          <w:lang w:val="en-GB"/>
        </w:rPr>
        <w:tab/>
      </w:r>
      <w:r w:rsidR="008477FE" w:rsidRPr="006300AF">
        <w:rPr>
          <w:rFonts w:ascii="Times New Roman" w:hAnsi="Times New Roman" w:cs="Times New Roman"/>
          <w:sz w:val="24"/>
          <w:szCs w:val="24"/>
          <w:lang w:val="en-GB"/>
        </w:rPr>
        <w:tab/>
      </w:r>
      <w:r w:rsidR="008477FE" w:rsidRPr="006300AF">
        <w:rPr>
          <w:rFonts w:ascii="Times New Roman" w:hAnsi="Times New Roman" w:cs="Times New Roman"/>
          <w:sz w:val="24"/>
          <w:szCs w:val="24"/>
          <w:lang w:val="en-GB"/>
        </w:rPr>
        <w:tab/>
      </w:r>
      <w:r w:rsidR="008477FE" w:rsidRPr="006300AF">
        <w:rPr>
          <w:rFonts w:ascii="Times New Roman" w:hAnsi="Times New Roman" w:cs="Times New Roman"/>
          <w:sz w:val="24"/>
          <w:szCs w:val="24"/>
          <w:lang w:val="en-GB"/>
        </w:rPr>
        <w:tab/>
      </w:r>
      <w:hyperlink r:id="rId13" w:history="1">
        <w:r w:rsidR="00C43846" w:rsidRPr="006300AF">
          <w:rPr>
            <w:rStyle w:val="Hyperlink"/>
            <w:rFonts w:ascii="Times New Roman" w:hAnsi="Times New Roman" w:cs="Times New Roman"/>
            <w:sz w:val="24"/>
            <w:szCs w:val="24"/>
            <w:lang w:val="en-GB"/>
          </w:rPr>
          <w:t>paul.docherty@canterbury.ac.nz</w:t>
        </w:r>
      </w:hyperlink>
    </w:p>
    <w:p w14:paraId="6D8349B7" w14:textId="77777777" w:rsidR="008477FE" w:rsidRPr="006300AF" w:rsidRDefault="008477FE" w:rsidP="008477FE">
      <w:pPr>
        <w:spacing w:after="0" w:line="360" w:lineRule="auto"/>
        <w:jc w:val="both"/>
        <w:rPr>
          <w:rStyle w:val="Hyperlink"/>
          <w:rFonts w:ascii="Times New Roman" w:hAnsi="Times New Roman" w:cs="Times New Roman"/>
          <w:sz w:val="24"/>
          <w:szCs w:val="24"/>
          <w:lang w:val="en-GB"/>
        </w:rPr>
      </w:pPr>
      <w:r w:rsidRPr="006300AF">
        <w:rPr>
          <w:rFonts w:ascii="Times New Roman" w:hAnsi="Times New Roman" w:cs="Times New Roman"/>
          <w:sz w:val="24"/>
          <w:szCs w:val="24"/>
          <w:lang w:val="en-GB"/>
        </w:rPr>
        <w:t>Dr Christopher Pretty</w:t>
      </w:r>
      <w:r w:rsidRPr="006300AF">
        <w:rPr>
          <w:rFonts w:ascii="Times New Roman" w:hAnsi="Times New Roman" w:cs="Times New Roman"/>
          <w:sz w:val="24"/>
          <w:szCs w:val="24"/>
          <w:vertAlign w:val="superscript"/>
          <w:lang w:val="en-GB"/>
        </w:rPr>
        <w:t>1</w:t>
      </w:r>
      <w:r w:rsidRPr="006300AF">
        <w:rPr>
          <w:rFonts w:ascii="Times New Roman" w:hAnsi="Times New Roman" w:cs="Times New Roman"/>
          <w:sz w:val="24"/>
          <w:szCs w:val="24"/>
          <w:lang w:val="en-GB"/>
        </w:rPr>
        <w:tab/>
      </w:r>
      <w:r w:rsidRPr="006300AF">
        <w:rPr>
          <w:rFonts w:ascii="Times New Roman" w:hAnsi="Times New Roman" w:cs="Times New Roman"/>
          <w:sz w:val="24"/>
          <w:szCs w:val="24"/>
          <w:lang w:val="en-GB"/>
        </w:rPr>
        <w:tab/>
      </w:r>
      <w:r w:rsidRPr="006300AF">
        <w:rPr>
          <w:rFonts w:ascii="Times New Roman" w:hAnsi="Times New Roman" w:cs="Times New Roman"/>
          <w:sz w:val="24"/>
          <w:szCs w:val="24"/>
          <w:lang w:val="en-GB"/>
        </w:rPr>
        <w:tab/>
      </w:r>
      <w:r w:rsidRPr="006300AF">
        <w:rPr>
          <w:rFonts w:ascii="Times New Roman" w:hAnsi="Times New Roman" w:cs="Times New Roman"/>
          <w:sz w:val="24"/>
          <w:szCs w:val="24"/>
          <w:lang w:val="en-GB"/>
        </w:rPr>
        <w:tab/>
      </w:r>
      <w:r w:rsidRPr="006300AF">
        <w:rPr>
          <w:rFonts w:ascii="Times New Roman" w:hAnsi="Times New Roman" w:cs="Times New Roman"/>
          <w:sz w:val="24"/>
          <w:szCs w:val="24"/>
          <w:lang w:val="en-GB"/>
        </w:rPr>
        <w:tab/>
      </w:r>
      <w:hyperlink r:id="rId14" w:history="1">
        <w:r w:rsidRPr="006300AF">
          <w:rPr>
            <w:rStyle w:val="Hyperlink"/>
            <w:rFonts w:ascii="Times New Roman" w:hAnsi="Times New Roman" w:cs="Times New Roman"/>
            <w:sz w:val="24"/>
            <w:szCs w:val="24"/>
            <w:lang w:val="en-GB"/>
          </w:rPr>
          <w:t>chris.pretty@canterbury.ac.nz</w:t>
        </w:r>
      </w:hyperlink>
    </w:p>
    <w:p w14:paraId="6643A427" w14:textId="16DE0D27" w:rsidR="006F42CF" w:rsidRPr="006300AF" w:rsidRDefault="006F42CF" w:rsidP="006F42CF">
      <w:pPr>
        <w:spacing w:after="0" w:line="360" w:lineRule="auto"/>
        <w:jc w:val="both"/>
        <w:rPr>
          <w:rFonts w:ascii="Times New Roman" w:hAnsi="Times New Roman" w:cs="Times New Roman"/>
          <w:sz w:val="24"/>
          <w:szCs w:val="24"/>
          <w:lang w:val="en-GB"/>
        </w:rPr>
      </w:pPr>
      <w:r w:rsidRPr="00353C0E">
        <w:rPr>
          <w:rFonts w:ascii="Times New Roman" w:hAnsi="Times New Roman" w:cs="Times New Roman"/>
          <w:sz w:val="24"/>
          <w:szCs w:val="24"/>
          <w:lang w:val="en-GB"/>
        </w:rPr>
        <w:t>Dr Yeong Shiong Chiew</w:t>
      </w:r>
      <w:r w:rsidRPr="00353C0E">
        <w:rPr>
          <w:rFonts w:ascii="Times New Roman" w:hAnsi="Times New Roman" w:cs="Times New Roman"/>
          <w:sz w:val="24"/>
          <w:szCs w:val="24"/>
          <w:vertAlign w:val="superscript"/>
          <w:lang w:val="en-GB"/>
        </w:rPr>
        <w:t>1</w:t>
      </w:r>
      <w:proofErr w:type="gramStart"/>
      <w:r w:rsidR="00CF4B28" w:rsidRPr="00353C0E">
        <w:rPr>
          <w:rFonts w:ascii="Times New Roman" w:hAnsi="Times New Roman" w:cs="Times New Roman"/>
          <w:sz w:val="24"/>
          <w:szCs w:val="24"/>
          <w:vertAlign w:val="superscript"/>
          <w:lang w:val="en-GB"/>
        </w:rPr>
        <w:t>,3</w:t>
      </w:r>
      <w:proofErr w:type="gramEnd"/>
      <w:r w:rsidRPr="006300AF">
        <w:rPr>
          <w:rFonts w:ascii="Times New Roman" w:hAnsi="Times New Roman" w:cs="Times New Roman"/>
          <w:sz w:val="24"/>
          <w:szCs w:val="24"/>
          <w:lang w:val="en-GB"/>
        </w:rPr>
        <w:tab/>
      </w:r>
      <w:r w:rsidRPr="006300AF">
        <w:rPr>
          <w:rFonts w:ascii="Times New Roman" w:hAnsi="Times New Roman" w:cs="Times New Roman"/>
          <w:sz w:val="24"/>
          <w:szCs w:val="24"/>
          <w:lang w:val="en-GB"/>
        </w:rPr>
        <w:tab/>
      </w:r>
      <w:r w:rsidRPr="006300AF">
        <w:rPr>
          <w:rFonts w:ascii="Times New Roman" w:hAnsi="Times New Roman" w:cs="Times New Roman"/>
          <w:sz w:val="24"/>
          <w:szCs w:val="24"/>
          <w:lang w:val="en-GB"/>
        </w:rPr>
        <w:tab/>
      </w:r>
      <w:r w:rsidRPr="006300AF">
        <w:rPr>
          <w:rFonts w:ascii="Times New Roman" w:hAnsi="Times New Roman" w:cs="Times New Roman"/>
          <w:sz w:val="24"/>
          <w:szCs w:val="24"/>
          <w:lang w:val="en-GB"/>
        </w:rPr>
        <w:tab/>
      </w:r>
      <w:hyperlink r:id="rId15" w:history="1">
        <w:r w:rsidRPr="006300AF">
          <w:rPr>
            <w:rStyle w:val="Hyperlink"/>
            <w:rFonts w:ascii="Times New Roman" w:hAnsi="Times New Roman" w:cs="Times New Roman"/>
            <w:sz w:val="24"/>
            <w:szCs w:val="24"/>
            <w:lang w:val="en-GB"/>
          </w:rPr>
          <w:t>yeongshiong.chiew@canterbury.ac.nz</w:t>
        </w:r>
      </w:hyperlink>
    </w:p>
    <w:p w14:paraId="20152546" w14:textId="77777777" w:rsidR="006F42CF" w:rsidRPr="006300AF" w:rsidRDefault="006F42CF" w:rsidP="008477FE">
      <w:pPr>
        <w:spacing w:after="0" w:line="360" w:lineRule="auto"/>
        <w:jc w:val="both"/>
        <w:rPr>
          <w:rFonts w:ascii="Times New Roman" w:hAnsi="Times New Roman" w:cs="Times New Roman"/>
          <w:sz w:val="24"/>
          <w:szCs w:val="24"/>
          <w:lang w:val="en-GB"/>
        </w:rPr>
      </w:pPr>
    </w:p>
    <w:p w14:paraId="60AFE551" w14:textId="77777777" w:rsidR="005C66B8" w:rsidRPr="006300AF" w:rsidRDefault="005C66B8" w:rsidP="004049A3">
      <w:pPr>
        <w:spacing w:after="0" w:line="360" w:lineRule="auto"/>
        <w:jc w:val="both"/>
        <w:rPr>
          <w:rFonts w:ascii="Times New Roman" w:hAnsi="Times New Roman" w:cs="Times New Roman"/>
          <w:sz w:val="24"/>
          <w:szCs w:val="24"/>
          <w:lang w:val="en-GB"/>
        </w:rPr>
      </w:pPr>
    </w:p>
    <w:p w14:paraId="56FD4DBC" w14:textId="77777777" w:rsidR="00C43846" w:rsidRPr="006300AF" w:rsidRDefault="00C43846"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vertAlign w:val="superscript"/>
          <w:lang w:val="en-GB"/>
        </w:rPr>
        <w:t xml:space="preserve">1 </w:t>
      </w:r>
      <w:r w:rsidRPr="006300AF">
        <w:rPr>
          <w:rFonts w:ascii="Times New Roman" w:hAnsi="Times New Roman" w:cs="Times New Roman"/>
          <w:sz w:val="24"/>
          <w:szCs w:val="24"/>
          <w:lang w:val="en-GB"/>
        </w:rPr>
        <w:t xml:space="preserve">Department of Mechanical Engineering, </w:t>
      </w:r>
      <w:r w:rsidR="00A23FD7" w:rsidRPr="006300AF">
        <w:rPr>
          <w:rFonts w:ascii="Times New Roman" w:hAnsi="Times New Roman" w:cs="Times New Roman"/>
          <w:sz w:val="24"/>
          <w:szCs w:val="24"/>
          <w:lang w:val="en-GB"/>
        </w:rPr>
        <w:t>University of Canterbury</w:t>
      </w:r>
    </w:p>
    <w:p w14:paraId="4E9C020F" w14:textId="77777777" w:rsidR="00C43846" w:rsidRDefault="00C43846"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vertAlign w:val="superscript"/>
          <w:lang w:val="en-GB"/>
        </w:rPr>
        <w:t xml:space="preserve">2 </w:t>
      </w:r>
      <w:r w:rsidRPr="006300AF">
        <w:rPr>
          <w:rFonts w:ascii="Times New Roman" w:hAnsi="Times New Roman" w:cs="Times New Roman"/>
          <w:sz w:val="24"/>
          <w:szCs w:val="24"/>
          <w:lang w:val="en-GB"/>
        </w:rPr>
        <w:t>Department of Intensive Care, Christchurch Hospital</w:t>
      </w:r>
    </w:p>
    <w:p w14:paraId="6D437B11" w14:textId="5688D747" w:rsidR="00CF4B28" w:rsidRDefault="00CF4B28" w:rsidP="00CF4B28">
      <w:pPr>
        <w:spacing w:after="0" w:line="360" w:lineRule="auto"/>
        <w:jc w:val="both"/>
        <w:rPr>
          <w:rFonts w:ascii="Times New Roman" w:hAnsi="Times New Roman" w:cs="Times New Roman"/>
          <w:sz w:val="24"/>
          <w:szCs w:val="24"/>
          <w:lang w:val="en-GB"/>
        </w:rPr>
      </w:pPr>
      <w:commentRangeStart w:id="1"/>
      <w:r w:rsidRPr="00CF4B28">
        <w:rPr>
          <w:rFonts w:ascii="Times New Roman" w:hAnsi="Times New Roman" w:cs="Times New Roman"/>
          <w:sz w:val="24"/>
          <w:szCs w:val="24"/>
          <w:highlight w:val="yellow"/>
          <w:vertAlign w:val="superscript"/>
          <w:lang w:val="en-GB"/>
        </w:rPr>
        <w:t xml:space="preserve">3 </w:t>
      </w:r>
      <w:r w:rsidRPr="00CF4B28">
        <w:rPr>
          <w:rFonts w:ascii="Times New Roman" w:hAnsi="Times New Roman" w:cs="Times New Roman"/>
          <w:sz w:val="24"/>
          <w:szCs w:val="24"/>
          <w:highlight w:val="yellow"/>
          <w:lang w:val="en-GB"/>
        </w:rPr>
        <w:t>School of Engineering, Monash University Malaysia</w:t>
      </w:r>
      <w:commentRangeEnd w:id="1"/>
      <w:r w:rsidR="00353C0E">
        <w:rPr>
          <w:rStyle w:val="CommentReference"/>
          <w:rFonts w:ascii="Book Antiqua" w:eastAsia="Times New Roman" w:hAnsi="Book Antiqua" w:cs="Times New Roman"/>
          <w:lang w:val="x-none" w:eastAsia="en-NZ"/>
        </w:rPr>
        <w:commentReference w:id="1"/>
      </w:r>
    </w:p>
    <w:p w14:paraId="5207CE58" w14:textId="77777777" w:rsidR="00C43846" w:rsidRPr="006300AF" w:rsidRDefault="00C43846" w:rsidP="004049A3">
      <w:pPr>
        <w:spacing w:after="0" w:line="360" w:lineRule="auto"/>
        <w:jc w:val="both"/>
        <w:rPr>
          <w:rFonts w:ascii="Times New Roman" w:hAnsi="Times New Roman" w:cs="Times New Roman"/>
          <w:sz w:val="24"/>
          <w:szCs w:val="24"/>
          <w:lang w:val="en-GB"/>
        </w:rPr>
      </w:pPr>
    </w:p>
    <w:p w14:paraId="1083D818" w14:textId="77777777" w:rsidR="00915B3A" w:rsidRPr="006300AF" w:rsidRDefault="00B90892"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 xml:space="preserve">Roles and </w:t>
      </w:r>
      <w:r w:rsidR="00915B3A" w:rsidRPr="006300AF">
        <w:rPr>
          <w:rFonts w:ascii="Times New Roman" w:hAnsi="Times New Roman" w:cs="Times New Roman"/>
          <w:b/>
          <w:sz w:val="24"/>
          <w:szCs w:val="24"/>
          <w:lang w:val="en-GB"/>
        </w:rPr>
        <w:t>Responsibilities</w:t>
      </w:r>
      <w:r w:rsidR="00EC3B04" w:rsidRPr="006300AF">
        <w:rPr>
          <w:rFonts w:ascii="Times New Roman" w:hAnsi="Times New Roman" w:cs="Times New Roman"/>
          <w:b/>
          <w:sz w:val="24"/>
          <w:szCs w:val="24"/>
          <w:lang w:val="en-GB"/>
        </w:rPr>
        <w:t xml:space="preserve"> </w:t>
      </w:r>
    </w:p>
    <w:p w14:paraId="2D05C731" w14:textId="5C42ECD6" w:rsidR="00915B3A" w:rsidRPr="006300AF" w:rsidRDefault="00915B3A" w:rsidP="00910B0F">
      <w:pPr>
        <w:pStyle w:val="ListParagraph"/>
        <w:numPr>
          <w:ilvl w:val="0"/>
          <w:numId w:val="13"/>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Management of </w:t>
      </w:r>
      <w:r w:rsidR="009314E1" w:rsidRPr="006300AF">
        <w:rPr>
          <w:rFonts w:ascii="Times New Roman" w:hAnsi="Times New Roman" w:cs="Times New Roman"/>
          <w:sz w:val="24"/>
          <w:szCs w:val="24"/>
          <w:lang w:val="en-GB"/>
        </w:rPr>
        <w:t>s</w:t>
      </w:r>
      <w:r w:rsidRPr="006300AF">
        <w:rPr>
          <w:rFonts w:ascii="Times New Roman" w:hAnsi="Times New Roman" w:cs="Times New Roman"/>
          <w:sz w:val="24"/>
          <w:szCs w:val="24"/>
          <w:lang w:val="en-GB"/>
        </w:rPr>
        <w:t xml:space="preserve">tudy </w:t>
      </w:r>
      <w:r w:rsidR="009314E1" w:rsidRPr="006300AF">
        <w:rPr>
          <w:rFonts w:ascii="Times New Roman" w:hAnsi="Times New Roman" w:cs="Times New Roman"/>
          <w:sz w:val="24"/>
          <w:szCs w:val="24"/>
          <w:lang w:val="en-GB"/>
        </w:rPr>
        <w:t>r</w:t>
      </w:r>
      <w:r w:rsidRPr="006300AF">
        <w:rPr>
          <w:rFonts w:ascii="Times New Roman" w:hAnsi="Times New Roman" w:cs="Times New Roman"/>
          <w:sz w:val="24"/>
          <w:szCs w:val="24"/>
          <w:lang w:val="en-GB"/>
        </w:rPr>
        <w:t>esources and liaison with funding bodies</w:t>
      </w:r>
    </w:p>
    <w:p w14:paraId="51B77EAA" w14:textId="12996B3E" w:rsidR="00B90892" w:rsidRPr="006300AF" w:rsidRDefault="00B90892" w:rsidP="00910B0F">
      <w:pPr>
        <w:pStyle w:val="ListParagraph"/>
        <w:numPr>
          <w:ilvl w:val="0"/>
          <w:numId w:val="13"/>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Project </w:t>
      </w:r>
      <w:r w:rsidR="009314E1" w:rsidRPr="006300AF">
        <w:rPr>
          <w:rFonts w:ascii="Times New Roman" w:hAnsi="Times New Roman" w:cs="Times New Roman"/>
          <w:sz w:val="24"/>
          <w:szCs w:val="24"/>
          <w:lang w:val="en-GB"/>
        </w:rPr>
        <w:t>m</w:t>
      </w:r>
      <w:r w:rsidRPr="006300AF">
        <w:rPr>
          <w:rFonts w:ascii="Times New Roman" w:hAnsi="Times New Roman" w:cs="Times New Roman"/>
          <w:sz w:val="24"/>
          <w:szCs w:val="24"/>
          <w:lang w:val="en-GB"/>
        </w:rPr>
        <w:t>anagement</w:t>
      </w:r>
    </w:p>
    <w:p w14:paraId="07830DC3" w14:textId="29B99E05" w:rsidR="00915B3A" w:rsidRPr="006300AF" w:rsidRDefault="00915B3A" w:rsidP="00910B0F">
      <w:pPr>
        <w:pStyle w:val="ListParagraph"/>
        <w:numPr>
          <w:ilvl w:val="0"/>
          <w:numId w:val="13"/>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Clinical </w:t>
      </w:r>
      <w:r w:rsidR="009314E1" w:rsidRPr="006300AF">
        <w:rPr>
          <w:rFonts w:ascii="Times New Roman" w:hAnsi="Times New Roman" w:cs="Times New Roman"/>
          <w:sz w:val="24"/>
          <w:szCs w:val="24"/>
          <w:lang w:val="en-GB"/>
        </w:rPr>
        <w:t>p</w:t>
      </w:r>
      <w:r w:rsidRPr="006300AF">
        <w:rPr>
          <w:rFonts w:ascii="Times New Roman" w:hAnsi="Times New Roman" w:cs="Times New Roman"/>
          <w:sz w:val="24"/>
          <w:szCs w:val="24"/>
          <w:lang w:val="en-GB"/>
        </w:rPr>
        <w:t xml:space="preserve">rotocol </w:t>
      </w:r>
      <w:r w:rsidR="009314E1" w:rsidRPr="006300AF">
        <w:rPr>
          <w:rFonts w:ascii="Times New Roman" w:hAnsi="Times New Roman" w:cs="Times New Roman"/>
          <w:sz w:val="24"/>
          <w:szCs w:val="24"/>
          <w:lang w:val="en-GB"/>
        </w:rPr>
        <w:t>d</w:t>
      </w:r>
      <w:r w:rsidRPr="006300AF">
        <w:rPr>
          <w:rFonts w:ascii="Times New Roman" w:hAnsi="Times New Roman" w:cs="Times New Roman"/>
          <w:sz w:val="24"/>
          <w:szCs w:val="24"/>
          <w:lang w:val="en-GB"/>
        </w:rPr>
        <w:t>evelopment</w:t>
      </w:r>
    </w:p>
    <w:p w14:paraId="49B3A8B0" w14:textId="1EAFC313" w:rsidR="00915B3A" w:rsidRPr="006300AF" w:rsidRDefault="00915B3A" w:rsidP="00910B0F">
      <w:pPr>
        <w:pStyle w:val="ListParagraph"/>
        <w:numPr>
          <w:ilvl w:val="0"/>
          <w:numId w:val="13"/>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Software </w:t>
      </w:r>
      <w:r w:rsidR="009314E1" w:rsidRPr="006300AF">
        <w:rPr>
          <w:rFonts w:ascii="Times New Roman" w:hAnsi="Times New Roman" w:cs="Times New Roman"/>
          <w:sz w:val="24"/>
          <w:szCs w:val="24"/>
          <w:lang w:val="en-GB"/>
        </w:rPr>
        <w:t>d</w:t>
      </w:r>
      <w:r w:rsidRPr="006300AF">
        <w:rPr>
          <w:rFonts w:ascii="Times New Roman" w:hAnsi="Times New Roman" w:cs="Times New Roman"/>
          <w:sz w:val="24"/>
          <w:szCs w:val="24"/>
          <w:lang w:val="en-GB"/>
        </w:rPr>
        <w:t>evelopment</w:t>
      </w:r>
    </w:p>
    <w:p w14:paraId="0C5B4048" w14:textId="1A37C71B" w:rsidR="00915B3A" w:rsidRPr="006300AF" w:rsidRDefault="00915B3A" w:rsidP="00910B0F">
      <w:pPr>
        <w:pStyle w:val="ListParagraph"/>
        <w:numPr>
          <w:ilvl w:val="0"/>
          <w:numId w:val="13"/>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Protocol </w:t>
      </w:r>
      <w:r w:rsidR="009314E1" w:rsidRPr="006300AF">
        <w:rPr>
          <w:rFonts w:ascii="Times New Roman" w:hAnsi="Times New Roman" w:cs="Times New Roman"/>
          <w:sz w:val="24"/>
          <w:szCs w:val="24"/>
          <w:lang w:val="en-GB"/>
        </w:rPr>
        <w:t>t</w:t>
      </w:r>
      <w:r w:rsidRPr="006300AF">
        <w:rPr>
          <w:rFonts w:ascii="Times New Roman" w:hAnsi="Times New Roman" w:cs="Times New Roman"/>
          <w:sz w:val="24"/>
          <w:szCs w:val="24"/>
          <w:lang w:val="en-GB"/>
        </w:rPr>
        <w:t>raining</w:t>
      </w:r>
    </w:p>
    <w:p w14:paraId="23BDC38E" w14:textId="1998B3D7" w:rsidR="00B90892" w:rsidRPr="006300AF" w:rsidRDefault="00B90892" w:rsidP="00910B0F">
      <w:pPr>
        <w:pStyle w:val="ListParagraph"/>
        <w:numPr>
          <w:ilvl w:val="0"/>
          <w:numId w:val="13"/>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Clinical </w:t>
      </w:r>
      <w:r w:rsidR="009314E1" w:rsidRPr="006300AF">
        <w:rPr>
          <w:rFonts w:ascii="Times New Roman" w:hAnsi="Times New Roman" w:cs="Times New Roman"/>
          <w:sz w:val="24"/>
          <w:szCs w:val="24"/>
          <w:lang w:val="en-GB"/>
        </w:rPr>
        <w:t>t</w:t>
      </w:r>
      <w:r w:rsidRPr="006300AF">
        <w:rPr>
          <w:rFonts w:ascii="Times New Roman" w:hAnsi="Times New Roman" w:cs="Times New Roman"/>
          <w:sz w:val="24"/>
          <w:szCs w:val="24"/>
          <w:lang w:val="en-GB"/>
        </w:rPr>
        <w:t xml:space="preserve">rial </w:t>
      </w:r>
      <w:r w:rsidR="009314E1" w:rsidRPr="006300AF">
        <w:rPr>
          <w:rFonts w:ascii="Times New Roman" w:hAnsi="Times New Roman" w:cs="Times New Roman"/>
          <w:sz w:val="24"/>
          <w:szCs w:val="24"/>
          <w:lang w:val="en-GB"/>
        </w:rPr>
        <w:t>m</w:t>
      </w:r>
      <w:r w:rsidRPr="006300AF">
        <w:rPr>
          <w:rFonts w:ascii="Times New Roman" w:hAnsi="Times New Roman" w:cs="Times New Roman"/>
          <w:sz w:val="24"/>
          <w:szCs w:val="24"/>
          <w:lang w:val="en-GB"/>
        </w:rPr>
        <w:t>onitoring</w:t>
      </w:r>
    </w:p>
    <w:p w14:paraId="4203D74F" w14:textId="77777777" w:rsidR="00915B3A" w:rsidRPr="006300AF" w:rsidRDefault="00915B3A" w:rsidP="00910B0F">
      <w:pPr>
        <w:pStyle w:val="ListParagraph"/>
        <w:numPr>
          <w:ilvl w:val="0"/>
          <w:numId w:val="13"/>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Documentation </w:t>
      </w:r>
    </w:p>
    <w:p w14:paraId="2867B86F" w14:textId="095ED8EA" w:rsidR="00915B3A" w:rsidRPr="006300AF" w:rsidRDefault="00915B3A" w:rsidP="00910B0F">
      <w:pPr>
        <w:pStyle w:val="ListParagraph"/>
        <w:numPr>
          <w:ilvl w:val="0"/>
          <w:numId w:val="13"/>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Data </w:t>
      </w:r>
      <w:r w:rsidR="009314E1" w:rsidRPr="006300AF">
        <w:rPr>
          <w:rFonts w:ascii="Times New Roman" w:hAnsi="Times New Roman" w:cs="Times New Roman"/>
          <w:sz w:val="24"/>
          <w:szCs w:val="24"/>
          <w:lang w:val="en-GB"/>
        </w:rPr>
        <w:t>m</w:t>
      </w:r>
      <w:r w:rsidRPr="006300AF">
        <w:rPr>
          <w:rFonts w:ascii="Times New Roman" w:hAnsi="Times New Roman" w:cs="Times New Roman"/>
          <w:sz w:val="24"/>
          <w:szCs w:val="24"/>
          <w:lang w:val="en-GB"/>
        </w:rPr>
        <w:t>anagement</w:t>
      </w:r>
    </w:p>
    <w:p w14:paraId="2E1B3FC9" w14:textId="16473764" w:rsidR="00915B3A" w:rsidRPr="006300AF" w:rsidRDefault="00B90892" w:rsidP="00910B0F">
      <w:pPr>
        <w:pStyle w:val="ListParagraph"/>
        <w:numPr>
          <w:ilvl w:val="0"/>
          <w:numId w:val="13"/>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Data </w:t>
      </w:r>
      <w:r w:rsidR="009314E1" w:rsidRPr="006300AF">
        <w:rPr>
          <w:rFonts w:ascii="Times New Roman" w:hAnsi="Times New Roman" w:cs="Times New Roman"/>
          <w:sz w:val="24"/>
          <w:szCs w:val="24"/>
          <w:lang w:val="en-GB"/>
        </w:rPr>
        <w:t>a</w:t>
      </w:r>
      <w:r w:rsidRPr="006300AF">
        <w:rPr>
          <w:rFonts w:ascii="Times New Roman" w:hAnsi="Times New Roman" w:cs="Times New Roman"/>
          <w:sz w:val="24"/>
          <w:szCs w:val="24"/>
          <w:lang w:val="en-GB"/>
        </w:rPr>
        <w:t xml:space="preserve">nalysis and </w:t>
      </w:r>
      <w:r w:rsidR="009314E1" w:rsidRPr="006300AF">
        <w:rPr>
          <w:rFonts w:ascii="Times New Roman" w:hAnsi="Times New Roman" w:cs="Times New Roman"/>
          <w:sz w:val="24"/>
          <w:szCs w:val="24"/>
          <w:lang w:val="en-GB"/>
        </w:rPr>
        <w:t>p</w:t>
      </w:r>
      <w:r w:rsidRPr="006300AF">
        <w:rPr>
          <w:rFonts w:ascii="Times New Roman" w:hAnsi="Times New Roman" w:cs="Times New Roman"/>
          <w:sz w:val="24"/>
          <w:szCs w:val="24"/>
          <w:lang w:val="en-GB"/>
        </w:rPr>
        <w:t>ublications</w:t>
      </w:r>
    </w:p>
    <w:p w14:paraId="293A654E" w14:textId="6FCCB6C9" w:rsidR="00F756F3" w:rsidRPr="00CF4B28" w:rsidRDefault="00B90892" w:rsidP="00F756F3">
      <w:pPr>
        <w:pStyle w:val="ListParagraph"/>
        <w:numPr>
          <w:ilvl w:val="0"/>
          <w:numId w:val="13"/>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Organisation of meetings</w:t>
      </w:r>
    </w:p>
    <w:p w14:paraId="28F22197" w14:textId="77777777" w:rsidR="00915B3A" w:rsidRPr="006300AF" w:rsidRDefault="00D33AC5"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lastRenderedPageBreak/>
        <w:t>1.2</w:t>
      </w:r>
      <w:r w:rsidRPr="006300AF">
        <w:rPr>
          <w:rFonts w:ascii="Times New Roman" w:hAnsi="Times New Roman" w:cs="Times New Roman"/>
          <w:b/>
          <w:sz w:val="24"/>
          <w:szCs w:val="24"/>
          <w:lang w:val="en-GB"/>
        </w:rPr>
        <w:tab/>
      </w:r>
      <w:r w:rsidR="00915B3A" w:rsidRPr="006300AF">
        <w:rPr>
          <w:rFonts w:ascii="Times New Roman" w:hAnsi="Times New Roman" w:cs="Times New Roman"/>
          <w:b/>
          <w:sz w:val="24"/>
          <w:szCs w:val="24"/>
          <w:lang w:val="en-GB"/>
        </w:rPr>
        <w:t>Independent Trial Statistician:</w:t>
      </w:r>
    </w:p>
    <w:p w14:paraId="6BFF7944" w14:textId="77777777" w:rsidR="00915B3A" w:rsidRPr="006300AF" w:rsidRDefault="00D03B42"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Dr</w:t>
      </w:r>
      <w:r w:rsidR="00915B3A" w:rsidRPr="006300AF">
        <w:rPr>
          <w:rFonts w:ascii="Times New Roman" w:hAnsi="Times New Roman" w:cs="Times New Roman"/>
          <w:sz w:val="24"/>
          <w:szCs w:val="24"/>
          <w:lang w:val="en-GB"/>
        </w:rPr>
        <w:t xml:space="preserve"> Elena Moltchanova</w:t>
      </w:r>
      <w:r w:rsidR="00A23FD7" w:rsidRPr="006300AF">
        <w:rPr>
          <w:rFonts w:ascii="Times New Roman" w:hAnsi="Times New Roman" w:cs="Times New Roman"/>
          <w:sz w:val="24"/>
          <w:szCs w:val="24"/>
          <w:vertAlign w:val="superscript"/>
          <w:lang w:val="en-GB"/>
        </w:rPr>
        <w:t>1</w:t>
      </w:r>
      <w:r w:rsidR="00C43846" w:rsidRPr="006300AF">
        <w:rPr>
          <w:rFonts w:ascii="Times New Roman" w:hAnsi="Times New Roman" w:cs="Times New Roman"/>
          <w:sz w:val="24"/>
          <w:szCs w:val="24"/>
          <w:lang w:val="en-GB"/>
        </w:rPr>
        <w:tab/>
      </w:r>
      <w:hyperlink r:id="rId16" w:history="1">
        <w:r w:rsidR="00C43846" w:rsidRPr="006300AF">
          <w:rPr>
            <w:rStyle w:val="Hyperlink"/>
            <w:rFonts w:ascii="Times New Roman" w:hAnsi="Times New Roman" w:cs="Times New Roman"/>
            <w:sz w:val="24"/>
            <w:szCs w:val="24"/>
            <w:lang w:val="en-GB"/>
          </w:rPr>
          <w:t>elena.moltchanova@canterbury.ac.nz</w:t>
        </w:r>
      </w:hyperlink>
    </w:p>
    <w:p w14:paraId="42DC169F" w14:textId="77777777" w:rsidR="00B90892" w:rsidRPr="006300AF" w:rsidRDefault="00D03B42"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Dr</w:t>
      </w:r>
      <w:r w:rsidR="00915B3A" w:rsidRPr="006300AF">
        <w:rPr>
          <w:rFonts w:ascii="Times New Roman" w:hAnsi="Times New Roman" w:cs="Times New Roman"/>
          <w:sz w:val="24"/>
          <w:szCs w:val="24"/>
          <w:lang w:val="en-GB"/>
        </w:rPr>
        <w:t xml:space="preserve"> Carl Scarrott</w:t>
      </w:r>
      <w:r w:rsidR="00A23FD7" w:rsidRPr="006300AF">
        <w:rPr>
          <w:rFonts w:ascii="Times New Roman" w:hAnsi="Times New Roman" w:cs="Times New Roman"/>
          <w:sz w:val="24"/>
          <w:szCs w:val="24"/>
          <w:vertAlign w:val="superscript"/>
          <w:lang w:val="en-GB"/>
        </w:rPr>
        <w:t>1</w:t>
      </w:r>
      <w:r w:rsidR="00C43846" w:rsidRPr="006300AF">
        <w:rPr>
          <w:rFonts w:ascii="Times New Roman" w:hAnsi="Times New Roman" w:cs="Times New Roman"/>
          <w:sz w:val="24"/>
          <w:szCs w:val="24"/>
          <w:lang w:val="en-GB"/>
        </w:rPr>
        <w:tab/>
      </w:r>
      <w:r w:rsidR="00C43846" w:rsidRPr="006300AF">
        <w:rPr>
          <w:rFonts w:ascii="Times New Roman" w:hAnsi="Times New Roman" w:cs="Times New Roman"/>
          <w:sz w:val="24"/>
          <w:szCs w:val="24"/>
          <w:lang w:val="en-GB"/>
        </w:rPr>
        <w:tab/>
      </w:r>
      <w:hyperlink r:id="rId17" w:history="1">
        <w:r w:rsidR="00C43846" w:rsidRPr="006300AF">
          <w:rPr>
            <w:rStyle w:val="Hyperlink"/>
            <w:rFonts w:ascii="Times New Roman" w:hAnsi="Times New Roman" w:cs="Times New Roman"/>
            <w:sz w:val="24"/>
            <w:szCs w:val="24"/>
            <w:lang w:val="en-GB"/>
          </w:rPr>
          <w:t>carl.scarrott@canterbury.ac.nz</w:t>
        </w:r>
      </w:hyperlink>
    </w:p>
    <w:p w14:paraId="105CA16A" w14:textId="77777777" w:rsidR="00C43846" w:rsidRPr="006300AF" w:rsidRDefault="00C43846" w:rsidP="004049A3">
      <w:pPr>
        <w:spacing w:after="0" w:line="360" w:lineRule="auto"/>
        <w:jc w:val="both"/>
        <w:rPr>
          <w:rFonts w:ascii="Times New Roman" w:hAnsi="Times New Roman" w:cs="Times New Roman"/>
          <w:sz w:val="24"/>
          <w:szCs w:val="24"/>
          <w:lang w:val="en-GB"/>
        </w:rPr>
      </w:pPr>
    </w:p>
    <w:p w14:paraId="4CA91634" w14:textId="77777777" w:rsidR="005C66B8" w:rsidRPr="006300AF" w:rsidRDefault="00A23FD7"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vertAlign w:val="superscript"/>
          <w:lang w:val="en-GB"/>
        </w:rPr>
        <w:t>1</w:t>
      </w:r>
      <w:r w:rsidRPr="006300AF">
        <w:rPr>
          <w:rFonts w:ascii="Times New Roman" w:hAnsi="Times New Roman" w:cs="Times New Roman"/>
          <w:sz w:val="24"/>
          <w:szCs w:val="24"/>
          <w:lang w:val="en-GB"/>
        </w:rPr>
        <w:t xml:space="preserve"> Department of Mathematics and Statistics, University of Canterbury</w:t>
      </w:r>
    </w:p>
    <w:p w14:paraId="0DC5B9A9" w14:textId="77777777" w:rsidR="00A23FD7" w:rsidRPr="006300AF" w:rsidRDefault="00A23FD7" w:rsidP="004049A3">
      <w:pPr>
        <w:spacing w:after="0" w:line="360" w:lineRule="auto"/>
        <w:jc w:val="both"/>
        <w:rPr>
          <w:rFonts w:ascii="Times New Roman" w:hAnsi="Times New Roman" w:cs="Times New Roman"/>
          <w:b/>
          <w:sz w:val="24"/>
          <w:szCs w:val="24"/>
          <w:lang w:val="en-GB"/>
        </w:rPr>
      </w:pPr>
    </w:p>
    <w:p w14:paraId="75704A07" w14:textId="77777777" w:rsidR="00B90892" w:rsidRPr="006300AF" w:rsidRDefault="00B90892"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Roles and Responsibilities</w:t>
      </w:r>
    </w:p>
    <w:p w14:paraId="6FD4F33D" w14:textId="6F8FEA7E" w:rsidR="00B90892" w:rsidRPr="006300AF" w:rsidRDefault="00B90892" w:rsidP="00910B0F">
      <w:pPr>
        <w:pStyle w:val="ListParagraph"/>
        <w:numPr>
          <w:ilvl w:val="0"/>
          <w:numId w:val="15"/>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Data </w:t>
      </w:r>
      <w:r w:rsidR="009314E1" w:rsidRPr="006300AF">
        <w:rPr>
          <w:rFonts w:ascii="Times New Roman" w:hAnsi="Times New Roman" w:cs="Times New Roman"/>
          <w:sz w:val="24"/>
          <w:szCs w:val="24"/>
          <w:lang w:val="en-GB"/>
        </w:rPr>
        <w:t>a</w:t>
      </w:r>
      <w:r w:rsidRPr="006300AF">
        <w:rPr>
          <w:rFonts w:ascii="Times New Roman" w:hAnsi="Times New Roman" w:cs="Times New Roman"/>
          <w:sz w:val="24"/>
          <w:szCs w:val="24"/>
          <w:lang w:val="en-GB"/>
        </w:rPr>
        <w:t xml:space="preserve">nalysis and </w:t>
      </w:r>
      <w:r w:rsidR="009314E1" w:rsidRPr="006300AF">
        <w:rPr>
          <w:rFonts w:ascii="Times New Roman" w:hAnsi="Times New Roman" w:cs="Times New Roman"/>
          <w:sz w:val="24"/>
          <w:szCs w:val="24"/>
          <w:lang w:val="en-GB"/>
        </w:rPr>
        <w:t>p</w:t>
      </w:r>
      <w:r w:rsidRPr="006300AF">
        <w:rPr>
          <w:rFonts w:ascii="Times New Roman" w:hAnsi="Times New Roman" w:cs="Times New Roman"/>
          <w:sz w:val="24"/>
          <w:szCs w:val="24"/>
          <w:lang w:val="en-GB"/>
        </w:rPr>
        <w:t>ublications</w:t>
      </w:r>
    </w:p>
    <w:p w14:paraId="57845F5F" w14:textId="1AA3B0F9" w:rsidR="00B90892" w:rsidRPr="006300AF" w:rsidRDefault="00B90892" w:rsidP="00910B0F">
      <w:pPr>
        <w:pStyle w:val="ListParagraph"/>
        <w:numPr>
          <w:ilvl w:val="0"/>
          <w:numId w:val="15"/>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Organisation of </w:t>
      </w:r>
      <w:r w:rsidR="009314E1" w:rsidRPr="006300AF">
        <w:rPr>
          <w:rFonts w:ascii="Times New Roman" w:hAnsi="Times New Roman" w:cs="Times New Roman"/>
          <w:sz w:val="24"/>
          <w:szCs w:val="24"/>
          <w:lang w:val="en-GB"/>
        </w:rPr>
        <w:t>m</w:t>
      </w:r>
      <w:r w:rsidRPr="006300AF">
        <w:rPr>
          <w:rFonts w:ascii="Times New Roman" w:hAnsi="Times New Roman" w:cs="Times New Roman"/>
          <w:sz w:val="24"/>
          <w:szCs w:val="24"/>
          <w:lang w:val="en-GB"/>
        </w:rPr>
        <w:t xml:space="preserve">eeting </w:t>
      </w:r>
    </w:p>
    <w:p w14:paraId="0C4BB53A" w14:textId="4659D6D9" w:rsidR="00E87654" w:rsidRPr="006300AF" w:rsidRDefault="00E87654" w:rsidP="00910B0F">
      <w:pPr>
        <w:pStyle w:val="ListParagraph"/>
        <w:numPr>
          <w:ilvl w:val="0"/>
          <w:numId w:val="13"/>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Advice on </w:t>
      </w:r>
      <w:r w:rsidR="009314E1" w:rsidRPr="006300AF">
        <w:rPr>
          <w:rFonts w:ascii="Times New Roman" w:hAnsi="Times New Roman" w:cs="Times New Roman"/>
          <w:sz w:val="24"/>
          <w:szCs w:val="24"/>
          <w:lang w:val="en-GB"/>
        </w:rPr>
        <w:t>d</w:t>
      </w:r>
      <w:r w:rsidRPr="006300AF">
        <w:rPr>
          <w:rFonts w:ascii="Times New Roman" w:hAnsi="Times New Roman" w:cs="Times New Roman"/>
          <w:sz w:val="24"/>
          <w:szCs w:val="24"/>
          <w:lang w:val="en-GB"/>
        </w:rPr>
        <w:t xml:space="preserve">ata </w:t>
      </w:r>
      <w:r w:rsidR="009314E1" w:rsidRPr="006300AF">
        <w:rPr>
          <w:rFonts w:ascii="Times New Roman" w:hAnsi="Times New Roman" w:cs="Times New Roman"/>
          <w:sz w:val="24"/>
          <w:szCs w:val="24"/>
          <w:lang w:val="en-GB"/>
        </w:rPr>
        <w:t>a</w:t>
      </w:r>
      <w:r w:rsidRPr="006300AF">
        <w:rPr>
          <w:rFonts w:ascii="Times New Roman" w:hAnsi="Times New Roman" w:cs="Times New Roman"/>
          <w:sz w:val="24"/>
          <w:szCs w:val="24"/>
          <w:lang w:val="en-GB"/>
        </w:rPr>
        <w:t xml:space="preserve">nalysis and </w:t>
      </w:r>
      <w:r w:rsidR="009314E1" w:rsidRPr="006300AF">
        <w:rPr>
          <w:rFonts w:ascii="Times New Roman" w:hAnsi="Times New Roman" w:cs="Times New Roman"/>
          <w:sz w:val="24"/>
          <w:szCs w:val="24"/>
          <w:lang w:val="en-GB"/>
        </w:rPr>
        <w:t>p</w:t>
      </w:r>
      <w:r w:rsidRPr="006300AF">
        <w:rPr>
          <w:rFonts w:ascii="Times New Roman" w:hAnsi="Times New Roman" w:cs="Times New Roman"/>
          <w:sz w:val="24"/>
          <w:szCs w:val="24"/>
          <w:lang w:val="en-GB"/>
        </w:rPr>
        <w:t>ublications</w:t>
      </w:r>
    </w:p>
    <w:p w14:paraId="4F743342" w14:textId="77777777" w:rsidR="00F16748" w:rsidRPr="006300AF" w:rsidRDefault="00F16748" w:rsidP="00F16748">
      <w:pPr>
        <w:pStyle w:val="ListParagraph"/>
        <w:spacing w:after="0" w:line="360" w:lineRule="auto"/>
        <w:jc w:val="both"/>
        <w:rPr>
          <w:rFonts w:ascii="Times New Roman" w:hAnsi="Times New Roman" w:cs="Times New Roman"/>
          <w:sz w:val="24"/>
          <w:szCs w:val="24"/>
          <w:lang w:val="en-GB"/>
        </w:rPr>
      </w:pPr>
    </w:p>
    <w:p w14:paraId="37DF45DE" w14:textId="77777777" w:rsidR="00F902AD" w:rsidRPr="006300AF" w:rsidRDefault="00F902AD" w:rsidP="004049A3">
      <w:pPr>
        <w:spacing w:after="0" w:line="360" w:lineRule="auto"/>
        <w:jc w:val="both"/>
        <w:rPr>
          <w:rFonts w:ascii="Times New Roman" w:hAnsi="Times New Roman" w:cs="Times New Roman"/>
          <w:sz w:val="24"/>
          <w:szCs w:val="24"/>
          <w:lang w:val="en-GB"/>
        </w:rPr>
      </w:pPr>
    </w:p>
    <w:p w14:paraId="0B8815CA" w14:textId="77777777" w:rsidR="00915B3A" w:rsidRPr="006300AF" w:rsidRDefault="00D33AC5"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1.</w:t>
      </w:r>
      <w:r w:rsidR="00E87654" w:rsidRPr="006300AF">
        <w:rPr>
          <w:rFonts w:ascii="Times New Roman" w:hAnsi="Times New Roman" w:cs="Times New Roman"/>
          <w:b/>
          <w:sz w:val="24"/>
          <w:szCs w:val="24"/>
          <w:lang w:val="en-GB"/>
        </w:rPr>
        <w:t>3</w:t>
      </w:r>
      <w:r w:rsidRPr="006300AF">
        <w:rPr>
          <w:rFonts w:ascii="Times New Roman" w:hAnsi="Times New Roman" w:cs="Times New Roman"/>
          <w:b/>
          <w:sz w:val="24"/>
          <w:szCs w:val="24"/>
          <w:lang w:val="en-GB"/>
        </w:rPr>
        <w:tab/>
      </w:r>
      <w:r w:rsidR="00915B3A" w:rsidRPr="006300AF">
        <w:rPr>
          <w:rFonts w:ascii="Times New Roman" w:hAnsi="Times New Roman" w:cs="Times New Roman"/>
          <w:b/>
          <w:sz w:val="24"/>
          <w:szCs w:val="24"/>
          <w:lang w:val="en-GB"/>
        </w:rPr>
        <w:t>Independent Data Monitoring Committee (DMC)</w:t>
      </w:r>
    </w:p>
    <w:p w14:paraId="7EB8AC70" w14:textId="77777777" w:rsidR="00B90892" w:rsidRPr="006300AF" w:rsidRDefault="00915B3A"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PU</w:t>
      </w:r>
      <w:r w:rsidR="004F75D4" w:rsidRPr="006300AF">
        <w:rPr>
          <w:rFonts w:ascii="Times New Roman" w:hAnsi="Times New Roman" w:cs="Times New Roman"/>
          <w:sz w:val="24"/>
          <w:szCs w:val="24"/>
          <w:lang w:val="en-GB"/>
        </w:rPr>
        <w:t>LMODS Data Monitoring Committee</w:t>
      </w:r>
      <w:r w:rsidR="004F75D4" w:rsidRPr="006300AF">
        <w:rPr>
          <w:rFonts w:ascii="Times New Roman" w:hAnsi="Times New Roman" w:cs="Times New Roman"/>
          <w:sz w:val="24"/>
          <w:szCs w:val="24"/>
          <w:lang w:val="en-GB"/>
        </w:rPr>
        <w:tab/>
      </w:r>
      <w:hyperlink r:id="rId18" w:history="1">
        <w:r w:rsidR="004F75D4" w:rsidRPr="006300AF">
          <w:rPr>
            <w:rStyle w:val="Hyperlink"/>
            <w:rFonts w:ascii="Times New Roman" w:hAnsi="Times New Roman" w:cs="Times New Roman"/>
            <w:sz w:val="24"/>
            <w:szCs w:val="24"/>
            <w:lang w:val="en-GB"/>
          </w:rPr>
          <w:t>LLon@hrc.govt.nz</w:t>
        </w:r>
      </w:hyperlink>
      <w:r w:rsidR="004F75D4" w:rsidRPr="006300AF">
        <w:rPr>
          <w:rFonts w:ascii="Times New Roman" w:hAnsi="Times New Roman" w:cs="Times New Roman"/>
          <w:sz w:val="24"/>
          <w:szCs w:val="24"/>
          <w:lang w:val="en-GB"/>
        </w:rPr>
        <w:t xml:space="preserve"> (Correspondent) </w:t>
      </w:r>
    </w:p>
    <w:p w14:paraId="0DBC3E86" w14:textId="77777777" w:rsidR="00333D32" w:rsidRPr="006300AF" w:rsidRDefault="00333D32" w:rsidP="004049A3">
      <w:pPr>
        <w:spacing w:after="0" w:line="360" w:lineRule="auto"/>
        <w:jc w:val="both"/>
        <w:rPr>
          <w:rFonts w:ascii="Times New Roman" w:hAnsi="Times New Roman" w:cs="Times New Roman"/>
          <w:b/>
          <w:sz w:val="24"/>
          <w:szCs w:val="24"/>
          <w:lang w:val="en-GB"/>
        </w:rPr>
      </w:pPr>
    </w:p>
    <w:p w14:paraId="09B75BA5" w14:textId="77777777" w:rsidR="00B90892" w:rsidRPr="006300AF" w:rsidRDefault="00B90892"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Roles and Responsibilities</w:t>
      </w:r>
    </w:p>
    <w:p w14:paraId="5A438EEC" w14:textId="77777777" w:rsidR="00B90892" w:rsidRPr="006300AF" w:rsidRDefault="00B90892" w:rsidP="00910B0F">
      <w:pPr>
        <w:pStyle w:val="ListParagraph"/>
        <w:numPr>
          <w:ilvl w:val="0"/>
          <w:numId w:val="14"/>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Documentation</w:t>
      </w:r>
    </w:p>
    <w:p w14:paraId="6CCEE699" w14:textId="7BD8C134" w:rsidR="00B90892" w:rsidRPr="006300AF" w:rsidRDefault="00B90892" w:rsidP="00910B0F">
      <w:pPr>
        <w:pStyle w:val="ListParagraph"/>
        <w:numPr>
          <w:ilvl w:val="0"/>
          <w:numId w:val="14"/>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Data </w:t>
      </w:r>
      <w:r w:rsidR="009314E1" w:rsidRPr="006300AF">
        <w:rPr>
          <w:rFonts w:ascii="Times New Roman" w:hAnsi="Times New Roman" w:cs="Times New Roman"/>
          <w:sz w:val="24"/>
          <w:szCs w:val="24"/>
          <w:lang w:val="en-GB"/>
        </w:rPr>
        <w:t>s</w:t>
      </w:r>
      <w:r w:rsidRPr="006300AF">
        <w:rPr>
          <w:rFonts w:ascii="Times New Roman" w:hAnsi="Times New Roman" w:cs="Times New Roman"/>
          <w:sz w:val="24"/>
          <w:szCs w:val="24"/>
          <w:lang w:val="en-GB"/>
        </w:rPr>
        <w:t xml:space="preserve">afety </w:t>
      </w:r>
      <w:r w:rsidR="009314E1" w:rsidRPr="006300AF">
        <w:rPr>
          <w:rFonts w:ascii="Times New Roman" w:hAnsi="Times New Roman" w:cs="Times New Roman"/>
          <w:sz w:val="24"/>
          <w:szCs w:val="24"/>
          <w:lang w:val="en-GB"/>
        </w:rPr>
        <w:t>m</w:t>
      </w:r>
      <w:r w:rsidRPr="006300AF">
        <w:rPr>
          <w:rFonts w:ascii="Times New Roman" w:hAnsi="Times New Roman" w:cs="Times New Roman"/>
          <w:sz w:val="24"/>
          <w:szCs w:val="24"/>
          <w:lang w:val="en-GB"/>
        </w:rPr>
        <w:t>onitoring</w:t>
      </w:r>
    </w:p>
    <w:p w14:paraId="587166E1" w14:textId="4C3F5DBC" w:rsidR="00B90892" w:rsidRPr="006300AF" w:rsidRDefault="00B90892" w:rsidP="00910B0F">
      <w:pPr>
        <w:pStyle w:val="ListParagraph"/>
        <w:numPr>
          <w:ilvl w:val="0"/>
          <w:numId w:val="14"/>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Advice on </w:t>
      </w:r>
      <w:r w:rsidR="009314E1" w:rsidRPr="006300AF">
        <w:rPr>
          <w:rFonts w:ascii="Times New Roman" w:hAnsi="Times New Roman" w:cs="Times New Roman"/>
          <w:sz w:val="24"/>
          <w:szCs w:val="24"/>
          <w:lang w:val="en-GB"/>
        </w:rPr>
        <w:t>c</w:t>
      </w:r>
      <w:r w:rsidRPr="006300AF">
        <w:rPr>
          <w:rFonts w:ascii="Times New Roman" w:hAnsi="Times New Roman" w:cs="Times New Roman"/>
          <w:sz w:val="24"/>
          <w:szCs w:val="24"/>
          <w:lang w:val="en-GB"/>
        </w:rPr>
        <w:t xml:space="preserve">linical </w:t>
      </w:r>
      <w:r w:rsidR="009314E1" w:rsidRPr="006300AF">
        <w:rPr>
          <w:rFonts w:ascii="Times New Roman" w:hAnsi="Times New Roman" w:cs="Times New Roman"/>
          <w:sz w:val="24"/>
          <w:szCs w:val="24"/>
          <w:lang w:val="en-GB"/>
        </w:rPr>
        <w:t>p</w:t>
      </w:r>
      <w:r w:rsidRPr="006300AF">
        <w:rPr>
          <w:rFonts w:ascii="Times New Roman" w:hAnsi="Times New Roman" w:cs="Times New Roman"/>
          <w:sz w:val="24"/>
          <w:szCs w:val="24"/>
          <w:lang w:val="en-GB"/>
        </w:rPr>
        <w:t>rotocol</w:t>
      </w:r>
      <w:r w:rsidR="009314E1" w:rsidRPr="006300AF">
        <w:rPr>
          <w:rFonts w:ascii="Times New Roman" w:hAnsi="Times New Roman" w:cs="Times New Roman"/>
          <w:sz w:val="24"/>
          <w:szCs w:val="24"/>
          <w:lang w:val="en-GB"/>
        </w:rPr>
        <w:t xml:space="preserve"> d</w:t>
      </w:r>
      <w:r w:rsidRPr="006300AF">
        <w:rPr>
          <w:rFonts w:ascii="Times New Roman" w:hAnsi="Times New Roman" w:cs="Times New Roman"/>
          <w:sz w:val="24"/>
          <w:szCs w:val="24"/>
          <w:lang w:val="en-GB"/>
        </w:rPr>
        <w:t>evelopment</w:t>
      </w:r>
    </w:p>
    <w:p w14:paraId="1184A3C7" w14:textId="3723B721" w:rsidR="00B90892" w:rsidRPr="006300AF" w:rsidRDefault="00B90892" w:rsidP="00910B0F">
      <w:pPr>
        <w:pStyle w:val="ListParagraph"/>
        <w:numPr>
          <w:ilvl w:val="0"/>
          <w:numId w:val="14"/>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Clinical </w:t>
      </w:r>
      <w:r w:rsidR="009314E1" w:rsidRPr="006300AF">
        <w:rPr>
          <w:rFonts w:ascii="Times New Roman" w:hAnsi="Times New Roman" w:cs="Times New Roman"/>
          <w:sz w:val="24"/>
          <w:szCs w:val="24"/>
          <w:lang w:val="en-GB"/>
        </w:rPr>
        <w:t>t</w:t>
      </w:r>
      <w:r w:rsidRPr="006300AF">
        <w:rPr>
          <w:rFonts w:ascii="Times New Roman" w:hAnsi="Times New Roman" w:cs="Times New Roman"/>
          <w:sz w:val="24"/>
          <w:szCs w:val="24"/>
          <w:lang w:val="en-GB"/>
        </w:rPr>
        <w:t xml:space="preserve">rial </w:t>
      </w:r>
      <w:r w:rsidR="009314E1" w:rsidRPr="006300AF">
        <w:rPr>
          <w:rFonts w:ascii="Times New Roman" w:hAnsi="Times New Roman" w:cs="Times New Roman"/>
          <w:sz w:val="24"/>
          <w:szCs w:val="24"/>
          <w:lang w:val="en-GB"/>
        </w:rPr>
        <w:t>p</w:t>
      </w:r>
      <w:r w:rsidR="00D33AC5" w:rsidRPr="006300AF">
        <w:rPr>
          <w:rFonts w:ascii="Times New Roman" w:hAnsi="Times New Roman" w:cs="Times New Roman"/>
          <w:sz w:val="24"/>
          <w:szCs w:val="24"/>
          <w:lang w:val="en-GB"/>
        </w:rPr>
        <w:t xml:space="preserve">rogress </w:t>
      </w:r>
      <w:r w:rsidR="009314E1" w:rsidRPr="006300AF">
        <w:rPr>
          <w:rFonts w:ascii="Times New Roman" w:hAnsi="Times New Roman" w:cs="Times New Roman"/>
          <w:sz w:val="24"/>
          <w:szCs w:val="24"/>
          <w:lang w:val="en-GB"/>
        </w:rPr>
        <w:t>a</w:t>
      </w:r>
      <w:r w:rsidRPr="006300AF">
        <w:rPr>
          <w:rFonts w:ascii="Times New Roman" w:hAnsi="Times New Roman" w:cs="Times New Roman"/>
          <w:sz w:val="24"/>
          <w:szCs w:val="24"/>
          <w:lang w:val="en-GB"/>
        </w:rPr>
        <w:t>ssessment</w:t>
      </w:r>
    </w:p>
    <w:p w14:paraId="288BBB32" w14:textId="08CAA76F" w:rsidR="00B90892" w:rsidRPr="006300AF" w:rsidRDefault="00B90892" w:rsidP="00910B0F">
      <w:pPr>
        <w:pStyle w:val="ListParagraph"/>
        <w:numPr>
          <w:ilvl w:val="0"/>
          <w:numId w:val="14"/>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Organisation of </w:t>
      </w:r>
      <w:r w:rsidR="009314E1" w:rsidRPr="006300AF">
        <w:rPr>
          <w:rFonts w:ascii="Times New Roman" w:hAnsi="Times New Roman" w:cs="Times New Roman"/>
          <w:sz w:val="24"/>
          <w:szCs w:val="24"/>
          <w:lang w:val="en-GB"/>
        </w:rPr>
        <w:t>m</w:t>
      </w:r>
      <w:r w:rsidRPr="006300AF">
        <w:rPr>
          <w:rFonts w:ascii="Times New Roman" w:hAnsi="Times New Roman" w:cs="Times New Roman"/>
          <w:sz w:val="24"/>
          <w:szCs w:val="24"/>
          <w:lang w:val="en-GB"/>
        </w:rPr>
        <w:t>eeting</w:t>
      </w:r>
    </w:p>
    <w:p w14:paraId="139945F5" w14:textId="77777777" w:rsidR="00F41A82" w:rsidRPr="006300AF" w:rsidRDefault="00F41A82" w:rsidP="004049A3">
      <w:pPr>
        <w:spacing w:after="0" w:line="360" w:lineRule="auto"/>
        <w:jc w:val="both"/>
        <w:rPr>
          <w:rFonts w:ascii="Times New Roman" w:hAnsi="Times New Roman" w:cs="Times New Roman"/>
          <w:sz w:val="24"/>
          <w:szCs w:val="24"/>
          <w:lang w:val="en-GB"/>
        </w:rPr>
      </w:pPr>
    </w:p>
    <w:p w14:paraId="7A1D84D8" w14:textId="4C97552A" w:rsidR="00F41A82" w:rsidRPr="006300AF" w:rsidRDefault="009314E1"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For more details, refer to DMC </w:t>
      </w:r>
      <w:r w:rsidR="00C85A62" w:rsidRPr="006300AF">
        <w:rPr>
          <w:rFonts w:ascii="Times New Roman" w:hAnsi="Times New Roman" w:cs="Times New Roman"/>
          <w:sz w:val="24"/>
          <w:szCs w:val="24"/>
          <w:lang w:val="en-GB"/>
        </w:rPr>
        <w:t>c</w:t>
      </w:r>
      <w:r w:rsidRPr="006300AF">
        <w:rPr>
          <w:rFonts w:ascii="Times New Roman" w:hAnsi="Times New Roman" w:cs="Times New Roman"/>
          <w:sz w:val="24"/>
          <w:szCs w:val="24"/>
          <w:lang w:val="en-GB"/>
        </w:rPr>
        <w:t>harter.</w:t>
      </w:r>
    </w:p>
    <w:p w14:paraId="597E3F30" w14:textId="77777777" w:rsidR="00F41A82" w:rsidRPr="006300AF" w:rsidRDefault="00F41A82" w:rsidP="004049A3">
      <w:pPr>
        <w:spacing w:after="0" w:line="360" w:lineRule="auto"/>
        <w:jc w:val="both"/>
        <w:rPr>
          <w:rFonts w:ascii="Times New Roman" w:hAnsi="Times New Roman" w:cs="Times New Roman"/>
          <w:sz w:val="24"/>
          <w:szCs w:val="24"/>
          <w:lang w:val="en-GB"/>
        </w:rPr>
      </w:pPr>
    </w:p>
    <w:p w14:paraId="5B4B03DB" w14:textId="77777777" w:rsidR="00F41A82" w:rsidRPr="006300AF" w:rsidRDefault="00F41A82" w:rsidP="004049A3">
      <w:pPr>
        <w:spacing w:after="0" w:line="360" w:lineRule="auto"/>
        <w:jc w:val="both"/>
        <w:rPr>
          <w:rFonts w:ascii="Times New Roman" w:hAnsi="Times New Roman" w:cs="Times New Roman"/>
          <w:sz w:val="24"/>
          <w:szCs w:val="24"/>
          <w:lang w:val="en-GB"/>
        </w:rPr>
      </w:pPr>
    </w:p>
    <w:p w14:paraId="67DFC638" w14:textId="77777777" w:rsidR="00F41A82" w:rsidRPr="006300AF" w:rsidRDefault="00F41A82" w:rsidP="004049A3">
      <w:pPr>
        <w:spacing w:after="0" w:line="360" w:lineRule="auto"/>
        <w:jc w:val="both"/>
        <w:rPr>
          <w:rFonts w:ascii="Times New Roman" w:hAnsi="Times New Roman" w:cs="Times New Roman"/>
          <w:sz w:val="24"/>
          <w:szCs w:val="24"/>
          <w:lang w:val="en-GB"/>
        </w:rPr>
      </w:pPr>
    </w:p>
    <w:p w14:paraId="0EC42E22" w14:textId="77777777" w:rsidR="00F41A82" w:rsidRPr="006300AF" w:rsidRDefault="00F41A82" w:rsidP="004049A3">
      <w:pPr>
        <w:spacing w:after="0" w:line="360" w:lineRule="auto"/>
        <w:jc w:val="both"/>
        <w:rPr>
          <w:rFonts w:ascii="Times New Roman" w:hAnsi="Times New Roman" w:cs="Times New Roman"/>
          <w:sz w:val="24"/>
          <w:szCs w:val="24"/>
          <w:lang w:val="en-GB"/>
        </w:rPr>
      </w:pPr>
    </w:p>
    <w:p w14:paraId="172A9563" w14:textId="77777777" w:rsidR="004049A3" w:rsidRPr="006300AF" w:rsidRDefault="004049A3" w:rsidP="004049A3">
      <w:pPr>
        <w:spacing w:after="0" w:line="360" w:lineRule="auto"/>
        <w:jc w:val="both"/>
        <w:rPr>
          <w:rFonts w:ascii="Times New Roman" w:hAnsi="Times New Roman" w:cs="Times New Roman"/>
          <w:sz w:val="24"/>
          <w:szCs w:val="24"/>
          <w:lang w:val="en-GB"/>
        </w:rPr>
      </w:pPr>
    </w:p>
    <w:p w14:paraId="57B1B1EF" w14:textId="77777777" w:rsidR="004049A3" w:rsidRPr="006300AF" w:rsidRDefault="004049A3" w:rsidP="004049A3">
      <w:pPr>
        <w:spacing w:after="0" w:line="360" w:lineRule="auto"/>
        <w:jc w:val="both"/>
        <w:rPr>
          <w:rFonts w:ascii="Times New Roman" w:hAnsi="Times New Roman" w:cs="Times New Roman"/>
          <w:sz w:val="24"/>
          <w:szCs w:val="24"/>
          <w:lang w:val="en-GB"/>
        </w:rPr>
      </w:pPr>
    </w:p>
    <w:p w14:paraId="5703F5CA" w14:textId="77777777" w:rsidR="00F41A82" w:rsidRPr="006300AF" w:rsidRDefault="00F41A82" w:rsidP="004049A3">
      <w:pPr>
        <w:spacing w:after="0" w:line="360" w:lineRule="auto"/>
        <w:jc w:val="both"/>
        <w:rPr>
          <w:rFonts w:ascii="Times New Roman" w:hAnsi="Times New Roman" w:cs="Times New Roman"/>
          <w:sz w:val="24"/>
          <w:szCs w:val="24"/>
          <w:lang w:val="en-GB"/>
        </w:rPr>
      </w:pPr>
    </w:p>
    <w:p w14:paraId="4DF929AA" w14:textId="77777777" w:rsidR="00F16748" w:rsidRPr="006300AF" w:rsidRDefault="00F16748" w:rsidP="004049A3">
      <w:pPr>
        <w:spacing w:after="0" w:line="360" w:lineRule="auto"/>
        <w:jc w:val="both"/>
        <w:rPr>
          <w:rFonts w:ascii="Times New Roman" w:hAnsi="Times New Roman" w:cs="Times New Roman"/>
          <w:sz w:val="24"/>
          <w:szCs w:val="24"/>
          <w:lang w:val="en-GB"/>
        </w:rPr>
      </w:pPr>
    </w:p>
    <w:p w14:paraId="6AC02C15" w14:textId="77777777" w:rsidR="00F16748" w:rsidRPr="006300AF" w:rsidRDefault="00F16748" w:rsidP="004049A3">
      <w:pPr>
        <w:spacing w:after="0" w:line="360" w:lineRule="auto"/>
        <w:jc w:val="both"/>
        <w:rPr>
          <w:rFonts w:ascii="Times New Roman" w:hAnsi="Times New Roman" w:cs="Times New Roman"/>
          <w:sz w:val="24"/>
          <w:szCs w:val="24"/>
          <w:lang w:val="en-GB"/>
        </w:rPr>
      </w:pPr>
    </w:p>
    <w:p w14:paraId="69680CD9" w14:textId="77777777" w:rsidR="00F41A82" w:rsidRPr="006300AF" w:rsidRDefault="00F41A82" w:rsidP="004049A3">
      <w:pPr>
        <w:spacing w:after="0" w:line="360" w:lineRule="auto"/>
        <w:jc w:val="both"/>
        <w:rPr>
          <w:rFonts w:ascii="Times New Roman" w:hAnsi="Times New Roman" w:cs="Times New Roman"/>
          <w:sz w:val="24"/>
          <w:szCs w:val="24"/>
          <w:lang w:val="en-GB"/>
        </w:rPr>
      </w:pPr>
    </w:p>
    <w:p w14:paraId="57C1DE43" w14:textId="77777777" w:rsidR="00E87654" w:rsidRPr="006300AF" w:rsidRDefault="00E87654"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lastRenderedPageBreak/>
        <w:t>1.4</w:t>
      </w:r>
      <w:r w:rsidRPr="006300AF">
        <w:rPr>
          <w:rFonts w:ascii="Times New Roman" w:hAnsi="Times New Roman" w:cs="Times New Roman"/>
          <w:b/>
          <w:sz w:val="24"/>
          <w:szCs w:val="24"/>
          <w:lang w:val="en-GB"/>
        </w:rPr>
        <w:tab/>
        <w:t>Independent Advisory and Supporting Members (International)</w:t>
      </w:r>
    </w:p>
    <w:p w14:paraId="43788CBA" w14:textId="77777777" w:rsidR="00E87654" w:rsidRPr="006300AF" w:rsidRDefault="00E87654"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Dr Thomas Desaive</w:t>
      </w:r>
      <w:r w:rsidRPr="006300AF">
        <w:rPr>
          <w:rFonts w:ascii="Times New Roman" w:hAnsi="Times New Roman" w:cs="Times New Roman"/>
          <w:sz w:val="24"/>
          <w:szCs w:val="24"/>
          <w:vertAlign w:val="superscript"/>
          <w:lang w:val="en-GB"/>
        </w:rPr>
        <w:t>1</w:t>
      </w:r>
    </w:p>
    <w:p w14:paraId="02BB93FD" w14:textId="77777777" w:rsidR="00E87654" w:rsidRPr="006300AF" w:rsidRDefault="00E87654"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Dr Bernard Lambermont</w:t>
      </w:r>
      <w:r w:rsidRPr="006300AF">
        <w:rPr>
          <w:rFonts w:ascii="Times New Roman" w:hAnsi="Times New Roman" w:cs="Times New Roman"/>
          <w:sz w:val="24"/>
          <w:szCs w:val="24"/>
          <w:vertAlign w:val="superscript"/>
          <w:lang w:val="en-GB"/>
        </w:rPr>
        <w:t>1</w:t>
      </w:r>
    </w:p>
    <w:p w14:paraId="71291145" w14:textId="77777777" w:rsidR="00E87654" w:rsidRPr="006300AF" w:rsidRDefault="00E87654"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Dr </w:t>
      </w:r>
      <w:proofErr w:type="spellStart"/>
      <w:r w:rsidRPr="006300AF">
        <w:rPr>
          <w:rFonts w:ascii="Times New Roman" w:hAnsi="Times New Roman" w:cs="Times New Roman"/>
          <w:sz w:val="24"/>
          <w:szCs w:val="24"/>
          <w:lang w:val="en-GB"/>
        </w:rPr>
        <w:t>Balazs</w:t>
      </w:r>
      <w:proofErr w:type="spellEnd"/>
      <w:r w:rsidRPr="006300AF">
        <w:rPr>
          <w:rFonts w:ascii="Times New Roman" w:hAnsi="Times New Roman" w:cs="Times New Roman"/>
          <w:sz w:val="24"/>
          <w:szCs w:val="24"/>
          <w:lang w:val="en-GB"/>
        </w:rPr>
        <w:t xml:space="preserve"> Beny</w:t>
      </w:r>
      <w:r w:rsidR="005E12BD" w:rsidRPr="006300AF">
        <w:rPr>
          <w:rFonts w:ascii="Times New Roman" w:hAnsi="Times New Roman" w:cs="Times New Roman"/>
          <w:sz w:val="24"/>
          <w:szCs w:val="24"/>
          <w:lang w:val="en-GB"/>
        </w:rPr>
        <w:t>o</w:t>
      </w:r>
      <w:r w:rsidRPr="006300AF">
        <w:rPr>
          <w:rFonts w:ascii="Times New Roman" w:hAnsi="Times New Roman" w:cs="Times New Roman"/>
          <w:sz w:val="24"/>
          <w:szCs w:val="24"/>
          <w:vertAlign w:val="superscript"/>
          <w:lang w:val="en-GB"/>
        </w:rPr>
        <w:t>2</w:t>
      </w:r>
    </w:p>
    <w:p w14:paraId="4F888565" w14:textId="77777777" w:rsidR="00E87654" w:rsidRPr="006300AF" w:rsidRDefault="00E87654"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Dr </w:t>
      </w:r>
      <w:proofErr w:type="spellStart"/>
      <w:r w:rsidRPr="006300AF">
        <w:rPr>
          <w:rFonts w:ascii="Times New Roman" w:hAnsi="Times New Roman" w:cs="Times New Roman"/>
          <w:sz w:val="24"/>
          <w:szCs w:val="24"/>
          <w:lang w:val="en-GB"/>
        </w:rPr>
        <w:t>Akos</w:t>
      </w:r>
      <w:proofErr w:type="spellEnd"/>
      <w:r w:rsidRPr="006300AF">
        <w:rPr>
          <w:rFonts w:ascii="Times New Roman" w:hAnsi="Times New Roman" w:cs="Times New Roman"/>
          <w:sz w:val="24"/>
          <w:szCs w:val="24"/>
          <w:lang w:val="en-GB"/>
        </w:rPr>
        <w:t xml:space="preserve"> Szlavecz</w:t>
      </w:r>
      <w:r w:rsidRPr="006300AF">
        <w:rPr>
          <w:rFonts w:ascii="Times New Roman" w:hAnsi="Times New Roman" w:cs="Times New Roman"/>
          <w:sz w:val="24"/>
          <w:szCs w:val="24"/>
          <w:vertAlign w:val="superscript"/>
          <w:lang w:val="en-GB"/>
        </w:rPr>
        <w:t>2</w:t>
      </w:r>
    </w:p>
    <w:p w14:paraId="437251E0" w14:textId="77777777" w:rsidR="00E87654" w:rsidRPr="006300AF" w:rsidRDefault="00E87654"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Dr Knut Moeller</w:t>
      </w:r>
      <w:r w:rsidRPr="006300AF">
        <w:rPr>
          <w:rFonts w:ascii="Times New Roman" w:hAnsi="Times New Roman" w:cs="Times New Roman"/>
          <w:sz w:val="24"/>
          <w:szCs w:val="24"/>
          <w:vertAlign w:val="superscript"/>
          <w:lang w:val="en-GB"/>
        </w:rPr>
        <w:t>3</w:t>
      </w:r>
    </w:p>
    <w:p w14:paraId="2A3CD251" w14:textId="77777777" w:rsidR="00E87654" w:rsidRPr="006300AF" w:rsidRDefault="00E87654" w:rsidP="004049A3">
      <w:pPr>
        <w:spacing w:after="0" w:line="360" w:lineRule="auto"/>
        <w:jc w:val="both"/>
        <w:rPr>
          <w:rFonts w:ascii="Times New Roman" w:hAnsi="Times New Roman" w:cs="Times New Roman"/>
          <w:sz w:val="24"/>
          <w:vertAlign w:val="superscript"/>
          <w:lang w:val="en-GB" w:eastAsia="zh-TW"/>
        </w:rPr>
      </w:pPr>
    </w:p>
    <w:p w14:paraId="7A5D2B03" w14:textId="77777777" w:rsidR="00E87654" w:rsidRPr="006300AF" w:rsidRDefault="00E87654" w:rsidP="004049A3">
      <w:pPr>
        <w:spacing w:after="0" w:line="360" w:lineRule="auto"/>
        <w:jc w:val="both"/>
        <w:rPr>
          <w:rFonts w:ascii="Times New Roman" w:hAnsi="Times New Roman" w:cs="Times New Roman"/>
          <w:sz w:val="24"/>
          <w:lang w:val="en-GB" w:eastAsia="zh-TW"/>
        </w:rPr>
      </w:pPr>
      <w:r w:rsidRPr="006300AF">
        <w:rPr>
          <w:rFonts w:ascii="Times New Roman" w:hAnsi="Times New Roman" w:cs="Times New Roman"/>
          <w:sz w:val="24"/>
          <w:vertAlign w:val="superscript"/>
          <w:lang w:val="en-GB" w:eastAsia="zh-TW"/>
        </w:rPr>
        <w:t>1</w:t>
      </w:r>
      <w:r w:rsidRPr="006300AF">
        <w:rPr>
          <w:rFonts w:ascii="Times New Roman" w:hAnsi="Times New Roman" w:cs="Times New Roman"/>
          <w:sz w:val="24"/>
          <w:lang w:val="en-GB" w:eastAsia="zh-TW"/>
        </w:rPr>
        <w:t>GIGA Cardiovascular Science, University of Liege, Belgium</w:t>
      </w:r>
    </w:p>
    <w:p w14:paraId="63481E21" w14:textId="77777777" w:rsidR="005E12BD" w:rsidRPr="006300AF" w:rsidRDefault="00E87654" w:rsidP="004049A3">
      <w:pPr>
        <w:spacing w:after="0" w:line="360" w:lineRule="auto"/>
        <w:jc w:val="both"/>
        <w:rPr>
          <w:rFonts w:ascii="Times New Roman" w:hAnsi="Times New Roman" w:cs="Times New Roman"/>
          <w:sz w:val="24"/>
          <w:lang w:val="en-GB" w:eastAsia="zh-TW"/>
        </w:rPr>
      </w:pPr>
      <w:r w:rsidRPr="006300AF">
        <w:rPr>
          <w:rFonts w:ascii="Times New Roman" w:hAnsi="Times New Roman" w:cs="Times New Roman"/>
          <w:sz w:val="24"/>
          <w:szCs w:val="24"/>
          <w:vertAlign w:val="superscript"/>
          <w:lang w:val="en-GB"/>
        </w:rPr>
        <w:t>2</w:t>
      </w:r>
      <w:r w:rsidR="005E12BD" w:rsidRPr="006300AF">
        <w:rPr>
          <w:rFonts w:ascii="Times New Roman" w:hAnsi="Times New Roman" w:cs="Times New Roman"/>
          <w:sz w:val="24"/>
          <w:szCs w:val="24"/>
          <w:lang w:val="en-GB"/>
        </w:rPr>
        <w:t xml:space="preserve"> Department of Control Engineering and Information,</w:t>
      </w:r>
      <w:r w:rsidR="005E12BD" w:rsidRPr="006300AF">
        <w:rPr>
          <w:rFonts w:ascii="Times New Roman" w:hAnsi="Times New Roman" w:cs="Times New Roman"/>
          <w:sz w:val="24"/>
          <w:lang w:val="en-GB" w:eastAsia="zh-TW"/>
        </w:rPr>
        <w:t xml:space="preserve"> Budapest University of Technology and Economics, Hungary</w:t>
      </w:r>
    </w:p>
    <w:p w14:paraId="60B8C48F" w14:textId="77777777" w:rsidR="005E12BD" w:rsidRPr="006300AF" w:rsidRDefault="00E87654"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vertAlign w:val="superscript"/>
          <w:lang w:val="en-GB"/>
        </w:rPr>
        <w:t>3</w:t>
      </w:r>
      <w:r w:rsidR="005E12BD" w:rsidRPr="006300AF">
        <w:rPr>
          <w:rFonts w:ascii="Times New Roman" w:hAnsi="Times New Roman" w:cs="Times New Roman"/>
          <w:sz w:val="24"/>
          <w:szCs w:val="24"/>
          <w:lang w:val="en-GB"/>
        </w:rPr>
        <w:t xml:space="preserve"> Institute of Technical Medicine, </w:t>
      </w:r>
      <w:proofErr w:type="spellStart"/>
      <w:r w:rsidR="005E12BD" w:rsidRPr="006300AF">
        <w:rPr>
          <w:rFonts w:ascii="Times New Roman" w:hAnsi="Times New Roman" w:cs="Times New Roman"/>
          <w:sz w:val="24"/>
          <w:szCs w:val="24"/>
          <w:lang w:val="en-GB"/>
        </w:rPr>
        <w:t>Furtwangen</w:t>
      </w:r>
      <w:proofErr w:type="spellEnd"/>
      <w:r w:rsidR="005E12BD" w:rsidRPr="006300AF">
        <w:rPr>
          <w:rFonts w:ascii="Times New Roman" w:hAnsi="Times New Roman" w:cs="Times New Roman"/>
          <w:sz w:val="24"/>
          <w:szCs w:val="24"/>
          <w:lang w:val="en-GB"/>
        </w:rPr>
        <w:t xml:space="preserve"> University, Germany</w:t>
      </w:r>
    </w:p>
    <w:p w14:paraId="2B59835C" w14:textId="77777777" w:rsidR="005E12BD" w:rsidRPr="006300AF" w:rsidRDefault="005E12BD" w:rsidP="004049A3">
      <w:pPr>
        <w:spacing w:after="0" w:line="360" w:lineRule="auto"/>
        <w:jc w:val="both"/>
        <w:rPr>
          <w:rFonts w:ascii="Times New Roman" w:hAnsi="Times New Roman" w:cs="Times New Roman"/>
          <w:sz w:val="24"/>
          <w:lang w:val="en-GB" w:eastAsia="zh-TW"/>
        </w:rPr>
      </w:pPr>
    </w:p>
    <w:p w14:paraId="241118FF" w14:textId="77777777" w:rsidR="00E87654" w:rsidRPr="006300AF" w:rsidRDefault="00E87654" w:rsidP="004049A3">
      <w:pPr>
        <w:spacing w:after="0" w:line="360" w:lineRule="auto"/>
        <w:jc w:val="both"/>
        <w:rPr>
          <w:rFonts w:ascii="Times New Roman" w:hAnsi="Times New Roman" w:cs="Times New Roman"/>
          <w:sz w:val="24"/>
          <w:szCs w:val="24"/>
          <w:lang w:val="en-GB"/>
        </w:rPr>
      </w:pPr>
    </w:p>
    <w:p w14:paraId="3EF8A76F" w14:textId="77777777" w:rsidR="00E87654" w:rsidRPr="006300AF" w:rsidRDefault="00E87654"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Roles and Responsibilities</w:t>
      </w:r>
    </w:p>
    <w:p w14:paraId="643C1B06" w14:textId="4DAECD91" w:rsidR="00E87654" w:rsidRPr="006300AF" w:rsidRDefault="00E87654" w:rsidP="00910B0F">
      <w:pPr>
        <w:pStyle w:val="ListParagraph"/>
        <w:numPr>
          <w:ilvl w:val="0"/>
          <w:numId w:val="13"/>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Advice on </w:t>
      </w:r>
      <w:r w:rsidR="009314E1" w:rsidRPr="006300AF">
        <w:rPr>
          <w:rFonts w:ascii="Times New Roman" w:hAnsi="Times New Roman" w:cs="Times New Roman"/>
          <w:sz w:val="24"/>
          <w:szCs w:val="24"/>
          <w:lang w:val="en-GB"/>
        </w:rPr>
        <w:t>s</w:t>
      </w:r>
      <w:r w:rsidRPr="006300AF">
        <w:rPr>
          <w:rFonts w:ascii="Times New Roman" w:hAnsi="Times New Roman" w:cs="Times New Roman"/>
          <w:sz w:val="24"/>
          <w:szCs w:val="24"/>
          <w:lang w:val="en-GB"/>
        </w:rPr>
        <w:t xml:space="preserve">oftware </w:t>
      </w:r>
      <w:r w:rsidR="009314E1" w:rsidRPr="006300AF">
        <w:rPr>
          <w:rFonts w:ascii="Times New Roman" w:hAnsi="Times New Roman" w:cs="Times New Roman"/>
          <w:sz w:val="24"/>
          <w:szCs w:val="24"/>
          <w:lang w:val="en-GB"/>
        </w:rPr>
        <w:t>d</w:t>
      </w:r>
      <w:r w:rsidRPr="006300AF">
        <w:rPr>
          <w:rFonts w:ascii="Times New Roman" w:hAnsi="Times New Roman" w:cs="Times New Roman"/>
          <w:sz w:val="24"/>
          <w:szCs w:val="24"/>
          <w:lang w:val="en-GB"/>
        </w:rPr>
        <w:t>evelopment</w:t>
      </w:r>
    </w:p>
    <w:p w14:paraId="70E59CE1" w14:textId="77777777" w:rsidR="00E87654" w:rsidRPr="006300AF" w:rsidRDefault="00E87654" w:rsidP="00910B0F">
      <w:pPr>
        <w:pStyle w:val="ListParagraph"/>
        <w:numPr>
          <w:ilvl w:val="0"/>
          <w:numId w:val="13"/>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Advice on documentation </w:t>
      </w:r>
    </w:p>
    <w:p w14:paraId="33C04C90" w14:textId="6684A75E" w:rsidR="00E87654" w:rsidRPr="006300AF" w:rsidRDefault="00E87654" w:rsidP="00910B0F">
      <w:pPr>
        <w:pStyle w:val="ListParagraph"/>
        <w:numPr>
          <w:ilvl w:val="0"/>
          <w:numId w:val="13"/>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Advice on </w:t>
      </w:r>
      <w:r w:rsidR="009314E1" w:rsidRPr="006300AF">
        <w:rPr>
          <w:rFonts w:ascii="Times New Roman" w:hAnsi="Times New Roman" w:cs="Times New Roman"/>
          <w:sz w:val="24"/>
          <w:szCs w:val="24"/>
          <w:lang w:val="en-GB"/>
        </w:rPr>
        <w:t>d</w:t>
      </w:r>
      <w:r w:rsidRPr="006300AF">
        <w:rPr>
          <w:rFonts w:ascii="Times New Roman" w:hAnsi="Times New Roman" w:cs="Times New Roman"/>
          <w:sz w:val="24"/>
          <w:szCs w:val="24"/>
          <w:lang w:val="en-GB"/>
        </w:rPr>
        <w:t xml:space="preserve">ata </w:t>
      </w:r>
      <w:r w:rsidR="009314E1" w:rsidRPr="006300AF">
        <w:rPr>
          <w:rFonts w:ascii="Times New Roman" w:hAnsi="Times New Roman" w:cs="Times New Roman"/>
          <w:sz w:val="24"/>
          <w:szCs w:val="24"/>
          <w:lang w:val="en-GB"/>
        </w:rPr>
        <w:t>m</w:t>
      </w:r>
      <w:r w:rsidRPr="006300AF">
        <w:rPr>
          <w:rFonts w:ascii="Times New Roman" w:hAnsi="Times New Roman" w:cs="Times New Roman"/>
          <w:sz w:val="24"/>
          <w:szCs w:val="24"/>
          <w:lang w:val="en-GB"/>
        </w:rPr>
        <w:t>anagement</w:t>
      </w:r>
    </w:p>
    <w:p w14:paraId="73460EA5" w14:textId="77777777" w:rsidR="00A53E56" w:rsidRPr="006300AF" w:rsidRDefault="00A53E56" w:rsidP="004049A3">
      <w:pPr>
        <w:spacing w:after="0" w:line="360" w:lineRule="auto"/>
        <w:jc w:val="both"/>
        <w:rPr>
          <w:rFonts w:ascii="Times New Roman" w:hAnsi="Times New Roman" w:cs="Times New Roman"/>
          <w:sz w:val="24"/>
          <w:szCs w:val="24"/>
          <w:lang w:val="en-GB"/>
        </w:rPr>
      </w:pPr>
    </w:p>
    <w:p w14:paraId="61ACC414" w14:textId="3050D4BF" w:rsidR="00A96B40" w:rsidRPr="006300AF" w:rsidRDefault="00A96B40" w:rsidP="00A96B40">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1.5</w:t>
      </w:r>
      <w:r w:rsidRPr="006300AF">
        <w:rPr>
          <w:rFonts w:ascii="Times New Roman" w:hAnsi="Times New Roman" w:cs="Times New Roman"/>
          <w:b/>
          <w:sz w:val="24"/>
          <w:szCs w:val="24"/>
          <w:lang w:val="en-GB"/>
        </w:rPr>
        <w:tab/>
        <w:t xml:space="preserve">Christchurch Hospital </w:t>
      </w:r>
      <w:r w:rsidR="00510326" w:rsidRPr="006300AF">
        <w:rPr>
          <w:rFonts w:ascii="Times New Roman" w:hAnsi="Times New Roman" w:cs="Times New Roman"/>
          <w:b/>
          <w:sz w:val="24"/>
          <w:szCs w:val="24"/>
          <w:lang w:val="en-GB"/>
        </w:rPr>
        <w:t>I</w:t>
      </w:r>
      <w:r w:rsidRPr="006300AF">
        <w:rPr>
          <w:rFonts w:ascii="Times New Roman" w:hAnsi="Times New Roman" w:cs="Times New Roman"/>
          <w:b/>
          <w:sz w:val="24"/>
          <w:szCs w:val="24"/>
          <w:lang w:val="en-GB"/>
        </w:rPr>
        <w:t xml:space="preserve">ntensive </w:t>
      </w:r>
      <w:r w:rsidR="00510326" w:rsidRPr="006300AF">
        <w:rPr>
          <w:rFonts w:ascii="Times New Roman" w:hAnsi="Times New Roman" w:cs="Times New Roman"/>
          <w:b/>
          <w:sz w:val="24"/>
          <w:szCs w:val="24"/>
          <w:lang w:val="en-GB"/>
        </w:rPr>
        <w:t>C</w:t>
      </w:r>
      <w:r w:rsidRPr="006300AF">
        <w:rPr>
          <w:rFonts w:ascii="Times New Roman" w:hAnsi="Times New Roman" w:cs="Times New Roman"/>
          <w:b/>
          <w:sz w:val="24"/>
          <w:szCs w:val="24"/>
          <w:lang w:val="en-GB"/>
        </w:rPr>
        <w:t xml:space="preserve">are </w:t>
      </w:r>
      <w:r w:rsidR="00510326" w:rsidRPr="006300AF">
        <w:rPr>
          <w:rFonts w:ascii="Times New Roman" w:hAnsi="Times New Roman" w:cs="Times New Roman"/>
          <w:b/>
          <w:sz w:val="24"/>
          <w:szCs w:val="24"/>
          <w:lang w:val="en-GB"/>
        </w:rPr>
        <w:t>U</w:t>
      </w:r>
      <w:r w:rsidRPr="006300AF">
        <w:rPr>
          <w:rFonts w:ascii="Times New Roman" w:hAnsi="Times New Roman" w:cs="Times New Roman"/>
          <w:b/>
          <w:sz w:val="24"/>
          <w:szCs w:val="24"/>
          <w:lang w:val="en-GB"/>
        </w:rPr>
        <w:t xml:space="preserve">nit </w:t>
      </w:r>
    </w:p>
    <w:p w14:paraId="3BEB2216" w14:textId="77777777" w:rsidR="00A96B40" w:rsidRPr="006300AF" w:rsidRDefault="00A96B40" w:rsidP="00A96B40">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Christchurch hospital intensive care unit clinicians, nurses and technicians</w:t>
      </w:r>
    </w:p>
    <w:p w14:paraId="46877245" w14:textId="77777777" w:rsidR="00A96B40" w:rsidRPr="006300AF" w:rsidRDefault="00A96B40" w:rsidP="00A96B40">
      <w:pPr>
        <w:spacing w:after="0" w:line="360" w:lineRule="auto"/>
        <w:jc w:val="both"/>
        <w:rPr>
          <w:rFonts w:ascii="Times New Roman" w:hAnsi="Times New Roman" w:cs="Times New Roman"/>
          <w:b/>
          <w:sz w:val="24"/>
          <w:szCs w:val="24"/>
          <w:lang w:val="en-GB"/>
        </w:rPr>
      </w:pPr>
    </w:p>
    <w:p w14:paraId="55379775" w14:textId="77777777" w:rsidR="00A96B40" w:rsidRPr="006300AF" w:rsidRDefault="00A96B40" w:rsidP="00A96B40">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Roles and Responsibilities</w:t>
      </w:r>
    </w:p>
    <w:p w14:paraId="50BA4DE7" w14:textId="77777777" w:rsidR="00A96B40" w:rsidRPr="006300AF" w:rsidRDefault="00A96B40" w:rsidP="00910B0F">
      <w:pPr>
        <w:pStyle w:val="ListParagraph"/>
        <w:numPr>
          <w:ilvl w:val="0"/>
          <w:numId w:val="14"/>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Clinical trial implementation</w:t>
      </w:r>
    </w:p>
    <w:p w14:paraId="164B6E10" w14:textId="4B0A04B7" w:rsidR="00A96B40" w:rsidRPr="006300AF" w:rsidRDefault="00A96B40" w:rsidP="00910B0F">
      <w:pPr>
        <w:pStyle w:val="ListParagraph"/>
        <w:numPr>
          <w:ilvl w:val="0"/>
          <w:numId w:val="14"/>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Clinical </w:t>
      </w:r>
      <w:r w:rsidR="009314E1" w:rsidRPr="006300AF">
        <w:rPr>
          <w:rFonts w:ascii="Times New Roman" w:hAnsi="Times New Roman" w:cs="Times New Roman"/>
          <w:sz w:val="24"/>
          <w:szCs w:val="24"/>
          <w:lang w:val="en-GB"/>
        </w:rPr>
        <w:t>t</w:t>
      </w:r>
      <w:r w:rsidRPr="006300AF">
        <w:rPr>
          <w:rFonts w:ascii="Times New Roman" w:hAnsi="Times New Roman" w:cs="Times New Roman"/>
          <w:sz w:val="24"/>
          <w:szCs w:val="24"/>
          <w:lang w:val="en-GB"/>
        </w:rPr>
        <w:t xml:space="preserve">rial </w:t>
      </w:r>
      <w:r w:rsidR="009314E1" w:rsidRPr="006300AF">
        <w:rPr>
          <w:rFonts w:ascii="Times New Roman" w:hAnsi="Times New Roman" w:cs="Times New Roman"/>
          <w:sz w:val="24"/>
          <w:szCs w:val="24"/>
          <w:lang w:val="en-GB"/>
        </w:rPr>
        <w:t>p</w:t>
      </w:r>
      <w:r w:rsidRPr="006300AF">
        <w:rPr>
          <w:rFonts w:ascii="Times New Roman" w:hAnsi="Times New Roman" w:cs="Times New Roman"/>
          <w:sz w:val="24"/>
          <w:szCs w:val="24"/>
          <w:lang w:val="en-GB"/>
        </w:rPr>
        <w:t xml:space="preserve">rogress </w:t>
      </w:r>
      <w:r w:rsidR="009314E1" w:rsidRPr="006300AF">
        <w:rPr>
          <w:rFonts w:ascii="Times New Roman" w:hAnsi="Times New Roman" w:cs="Times New Roman"/>
          <w:sz w:val="24"/>
          <w:szCs w:val="24"/>
          <w:lang w:val="en-GB"/>
        </w:rPr>
        <w:t>a</w:t>
      </w:r>
      <w:r w:rsidRPr="006300AF">
        <w:rPr>
          <w:rFonts w:ascii="Times New Roman" w:hAnsi="Times New Roman" w:cs="Times New Roman"/>
          <w:sz w:val="24"/>
          <w:szCs w:val="24"/>
          <w:lang w:val="en-GB"/>
        </w:rPr>
        <w:t>ssessment</w:t>
      </w:r>
    </w:p>
    <w:p w14:paraId="66CA18CD" w14:textId="77777777" w:rsidR="00A53E56" w:rsidRPr="006300AF" w:rsidRDefault="00A53E56" w:rsidP="004049A3">
      <w:pPr>
        <w:pageBreakBefore/>
        <w:spacing w:after="0" w:line="360" w:lineRule="auto"/>
        <w:jc w:val="both"/>
        <w:rPr>
          <w:rFonts w:ascii="Times New Roman" w:hAnsi="Times New Roman" w:cs="Times New Roman"/>
          <w:b/>
          <w:sz w:val="32"/>
          <w:szCs w:val="24"/>
          <w:lang w:val="en-GB"/>
        </w:rPr>
      </w:pPr>
      <w:r w:rsidRPr="006300AF">
        <w:rPr>
          <w:rFonts w:ascii="Times New Roman" w:hAnsi="Times New Roman" w:cs="Times New Roman"/>
          <w:b/>
          <w:sz w:val="32"/>
          <w:szCs w:val="24"/>
          <w:lang w:val="en-GB"/>
        </w:rPr>
        <w:lastRenderedPageBreak/>
        <w:t>2.0</w:t>
      </w:r>
      <w:r w:rsidRPr="006300AF">
        <w:rPr>
          <w:rFonts w:ascii="Times New Roman" w:hAnsi="Times New Roman" w:cs="Times New Roman"/>
          <w:b/>
          <w:sz w:val="32"/>
          <w:szCs w:val="24"/>
          <w:lang w:val="en-GB"/>
        </w:rPr>
        <w:tab/>
      </w:r>
      <w:r w:rsidR="00610F2A" w:rsidRPr="006300AF">
        <w:rPr>
          <w:rFonts w:ascii="Times New Roman" w:hAnsi="Times New Roman" w:cs="Times New Roman"/>
          <w:b/>
          <w:sz w:val="32"/>
          <w:szCs w:val="24"/>
          <w:lang w:val="en-GB"/>
        </w:rPr>
        <w:t>Abbreviations</w:t>
      </w:r>
    </w:p>
    <w:p w14:paraId="72266B21" w14:textId="77777777" w:rsidR="003E3E8B" w:rsidRPr="006300AF" w:rsidRDefault="003E3E8B" w:rsidP="004049A3">
      <w:pPr>
        <w:spacing w:after="0" w:line="360" w:lineRule="auto"/>
        <w:jc w:val="both"/>
        <w:rPr>
          <w:rFonts w:ascii="Times New Roman" w:hAnsi="Times New Roman" w:cs="Times New Roman"/>
          <w:szCs w:val="24"/>
          <w:lang w:val="en-GB"/>
        </w:rPr>
      </w:pPr>
    </w:p>
    <w:p w14:paraId="46E8B817"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A</w:t>
      </w:r>
      <w:r w:rsidR="008315BB" w:rsidRPr="006300AF">
        <w:rPr>
          <w:rFonts w:ascii="Times New Roman" w:hAnsi="Times New Roman" w:cs="Times New Roman"/>
          <w:szCs w:val="24"/>
          <w:lang w:val="en-GB"/>
        </w:rPr>
        <w:t>RD</w:t>
      </w:r>
      <w:r w:rsidRPr="006300AF">
        <w:rPr>
          <w:rFonts w:ascii="Times New Roman" w:hAnsi="Times New Roman" w:cs="Times New Roman"/>
          <w:szCs w:val="24"/>
          <w:lang w:val="en-GB"/>
        </w:rPr>
        <w:t>S</w:t>
      </w:r>
      <w:r w:rsidRPr="006300AF">
        <w:rPr>
          <w:rFonts w:ascii="Times New Roman" w:hAnsi="Times New Roman" w:cs="Times New Roman"/>
          <w:szCs w:val="24"/>
          <w:lang w:val="en-GB"/>
        </w:rPr>
        <w:tab/>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 Acute respiratory distress syndrome</w:t>
      </w:r>
    </w:p>
    <w:p w14:paraId="68EB21CB"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AE</w:t>
      </w:r>
      <w:r w:rsidRPr="006300AF">
        <w:rPr>
          <w:rFonts w:ascii="Times New Roman" w:hAnsi="Times New Roman" w:cs="Times New Roman"/>
          <w:szCs w:val="24"/>
          <w:lang w:val="en-GB"/>
        </w:rPr>
        <w:tab/>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 Adverse events</w:t>
      </w:r>
    </w:p>
    <w:p w14:paraId="1F7C67FA"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ALI</w:t>
      </w:r>
      <w:r w:rsidRPr="006300AF">
        <w:rPr>
          <w:rFonts w:ascii="Times New Roman" w:hAnsi="Times New Roman" w:cs="Times New Roman"/>
          <w:szCs w:val="24"/>
          <w:lang w:val="en-GB"/>
        </w:rPr>
        <w:tab/>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 Acute lung injury</w:t>
      </w:r>
    </w:p>
    <w:p w14:paraId="02ADA5A2" w14:textId="77777777" w:rsidR="00227CE0" w:rsidRPr="006300AF" w:rsidRDefault="00B56B11" w:rsidP="004049A3">
      <w:pPr>
        <w:spacing w:after="0" w:line="360" w:lineRule="auto"/>
        <w:jc w:val="both"/>
        <w:rPr>
          <w:rFonts w:ascii="Times New Roman" w:hAnsi="Times New Roman" w:cs="Times New Roman"/>
          <w:lang w:val="en-GB" w:eastAsia="zh-TW"/>
        </w:rPr>
      </w:pPr>
      <w:r w:rsidRPr="006300AF">
        <w:rPr>
          <w:rFonts w:ascii="Times New Roman" w:hAnsi="Times New Roman" w:cs="Times New Roman"/>
          <w:lang w:val="en-GB" w:eastAsia="zh-TW"/>
        </w:rPr>
        <w:t>ANZCTR</w:t>
      </w:r>
      <w:r w:rsidRPr="006300AF">
        <w:rPr>
          <w:rFonts w:ascii="Times New Roman" w:hAnsi="Times New Roman" w:cs="Times New Roman"/>
          <w:lang w:val="en-GB" w:eastAsia="zh-TW"/>
        </w:rPr>
        <w:tab/>
      </w:r>
      <w:r w:rsidR="00227CE0" w:rsidRPr="006300AF">
        <w:rPr>
          <w:rFonts w:ascii="Times New Roman" w:hAnsi="Times New Roman" w:cs="Times New Roman"/>
          <w:lang w:val="en-GB" w:eastAsia="zh-TW"/>
        </w:rPr>
        <w:t>- Australian New Zealand clinical trial registry</w:t>
      </w:r>
    </w:p>
    <w:p w14:paraId="5AB7FA16" w14:textId="77777777" w:rsidR="00227CE0" w:rsidRPr="006300AF" w:rsidRDefault="00B56B11"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APACHE III</w:t>
      </w:r>
      <w:r w:rsidRPr="006300AF">
        <w:rPr>
          <w:rFonts w:ascii="Times New Roman" w:hAnsi="Times New Roman" w:cs="Times New Roman"/>
          <w:szCs w:val="24"/>
          <w:lang w:val="en-GB"/>
        </w:rPr>
        <w:tab/>
      </w:r>
      <w:r w:rsidR="00227CE0" w:rsidRPr="006300AF">
        <w:rPr>
          <w:rFonts w:ascii="Times New Roman" w:hAnsi="Times New Roman" w:cs="Times New Roman"/>
          <w:szCs w:val="24"/>
          <w:lang w:val="en-GB"/>
        </w:rPr>
        <w:t>- Acute physiology and chronic health evaluation III</w:t>
      </w:r>
    </w:p>
    <w:p w14:paraId="5F020DB6"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AUC</w:t>
      </w:r>
      <w:r w:rsidRPr="006300AF">
        <w:rPr>
          <w:rFonts w:ascii="Times New Roman" w:hAnsi="Times New Roman" w:cs="Times New Roman"/>
          <w:szCs w:val="24"/>
          <w:lang w:val="en-GB"/>
        </w:rPr>
        <w:tab/>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 Area under the curve</w:t>
      </w:r>
    </w:p>
    <w:p w14:paraId="6CD4E94A"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CO</w:t>
      </w:r>
      <w:r w:rsidRPr="006300AF">
        <w:rPr>
          <w:rFonts w:ascii="Times New Roman" w:hAnsi="Times New Roman" w:cs="Times New Roman"/>
          <w:szCs w:val="24"/>
          <w:vertAlign w:val="subscript"/>
          <w:lang w:val="en-GB"/>
        </w:rPr>
        <w:t>2</w:t>
      </w:r>
      <w:r w:rsidRPr="006300AF">
        <w:rPr>
          <w:rFonts w:ascii="Times New Roman" w:hAnsi="Times New Roman" w:cs="Times New Roman"/>
          <w:szCs w:val="24"/>
          <w:lang w:val="en-GB"/>
        </w:rPr>
        <w:tab/>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 Carbon dioxide</w:t>
      </w:r>
    </w:p>
    <w:p w14:paraId="3F06A47C"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 xml:space="preserve">CURE </w:t>
      </w:r>
      <w:r w:rsidRPr="006300AF">
        <w:rPr>
          <w:rFonts w:ascii="Times New Roman" w:hAnsi="Times New Roman" w:cs="Times New Roman"/>
          <w:szCs w:val="24"/>
          <w:lang w:val="en-GB"/>
        </w:rPr>
        <w:tab/>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 Clinical utilisation of respiratory elastance</w:t>
      </w:r>
    </w:p>
    <w:p w14:paraId="7CE0F266"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 xml:space="preserve">DMC </w:t>
      </w:r>
      <w:r w:rsidRPr="006300AF">
        <w:rPr>
          <w:rFonts w:ascii="Times New Roman" w:hAnsi="Times New Roman" w:cs="Times New Roman"/>
          <w:szCs w:val="24"/>
          <w:lang w:val="en-GB"/>
        </w:rPr>
        <w:tab/>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 Data monitoring committee</w:t>
      </w:r>
    </w:p>
    <w:p w14:paraId="5CC02C96"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FiO</w:t>
      </w:r>
      <w:r w:rsidRPr="006300AF">
        <w:rPr>
          <w:rFonts w:ascii="Times New Roman" w:hAnsi="Times New Roman" w:cs="Times New Roman"/>
          <w:szCs w:val="24"/>
          <w:vertAlign w:val="subscript"/>
          <w:lang w:val="en-GB"/>
        </w:rPr>
        <w:t>2</w:t>
      </w:r>
      <w:r w:rsidRPr="006300AF">
        <w:rPr>
          <w:rFonts w:ascii="Times New Roman" w:hAnsi="Times New Roman" w:cs="Times New Roman"/>
          <w:szCs w:val="24"/>
          <w:lang w:val="en-GB"/>
        </w:rPr>
        <w:tab/>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 xml:space="preserve">- Fraction of </w:t>
      </w:r>
      <w:r w:rsidR="00B56B11" w:rsidRPr="006300AF">
        <w:rPr>
          <w:rFonts w:ascii="Times New Roman" w:hAnsi="Times New Roman" w:cs="Times New Roman"/>
          <w:szCs w:val="24"/>
          <w:lang w:val="en-GB"/>
        </w:rPr>
        <w:t>i</w:t>
      </w:r>
      <w:r w:rsidRPr="006300AF">
        <w:rPr>
          <w:rFonts w:ascii="Times New Roman" w:hAnsi="Times New Roman" w:cs="Times New Roman"/>
          <w:szCs w:val="24"/>
          <w:lang w:val="en-GB"/>
        </w:rPr>
        <w:t xml:space="preserve">nspired </w:t>
      </w:r>
      <w:r w:rsidR="00B56B11" w:rsidRPr="006300AF">
        <w:rPr>
          <w:rFonts w:ascii="Times New Roman" w:hAnsi="Times New Roman" w:cs="Times New Roman"/>
          <w:szCs w:val="24"/>
          <w:lang w:val="en-GB"/>
        </w:rPr>
        <w:t>o</w:t>
      </w:r>
      <w:r w:rsidRPr="006300AF">
        <w:rPr>
          <w:rFonts w:ascii="Times New Roman" w:hAnsi="Times New Roman" w:cs="Times New Roman"/>
          <w:szCs w:val="24"/>
          <w:lang w:val="en-GB"/>
        </w:rPr>
        <w:t>xygenation</w:t>
      </w:r>
    </w:p>
    <w:p w14:paraId="537B684F"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HDEC</w:t>
      </w:r>
      <w:r w:rsidRPr="006300AF">
        <w:rPr>
          <w:rFonts w:ascii="Times New Roman" w:hAnsi="Times New Roman" w:cs="Times New Roman"/>
          <w:szCs w:val="24"/>
          <w:lang w:val="en-GB"/>
        </w:rPr>
        <w:tab/>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 xml:space="preserve">- Health and </w:t>
      </w:r>
      <w:r w:rsidR="00B56B11" w:rsidRPr="006300AF">
        <w:rPr>
          <w:rFonts w:ascii="Times New Roman" w:hAnsi="Times New Roman" w:cs="Times New Roman"/>
          <w:szCs w:val="24"/>
          <w:lang w:val="en-GB"/>
        </w:rPr>
        <w:t>d</w:t>
      </w:r>
      <w:r w:rsidRPr="006300AF">
        <w:rPr>
          <w:rFonts w:ascii="Times New Roman" w:hAnsi="Times New Roman" w:cs="Times New Roman"/>
          <w:szCs w:val="24"/>
          <w:lang w:val="en-GB"/>
        </w:rPr>
        <w:t xml:space="preserve">isability </w:t>
      </w:r>
      <w:r w:rsidR="00B56B11" w:rsidRPr="006300AF">
        <w:rPr>
          <w:rFonts w:ascii="Times New Roman" w:hAnsi="Times New Roman" w:cs="Times New Roman"/>
          <w:szCs w:val="24"/>
          <w:lang w:val="en-GB"/>
        </w:rPr>
        <w:t>e</w:t>
      </w:r>
      <w:r w:rsidRPr="006300AF">
        <w:rPr>
          <w:rFonts w:ascii="Times New Roman" w:hAnsi="Times New Roman" w:cs="Times New Roman"/>
          <w:szCs w:val="24"/>
          <w:lang w:val="en-GB"/>
        </w:rPr>
        <w:t xml:space="preserve">thics </w:t>
      </w:r>
      <w:r w:rsidR="00B56B11" w:rsidRPr="006300AF">
        <w:rPr>
          <w:rFonts w:ascii="Times New Roman" w:hAnsi="Times New Roman" w:cs="Times New Roman"/>
          <w:szCs w:val="24"/>
          <w:lang w:val="en-GB"/>
        </w:rPr>
        <w:t>c</w:t>
      </w:r>
      <w:r w:rsidRPr="006300AF">
        <w:rPr>
          <w:rFonts w:ascii="Times New Roman" w:hAnsi="Times New Roman" w:cs="Times New Roman"/>
          <w:szCs w:val="24"/>
          <w:lang w:val="en-GB"/>
        </w:rPr>
        <w:t>ommittee</w:t>
      </w:r>
    </w:p>
    <w:p w14:paraId="405D752B"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HRC</w:t>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ab/>
        <w:t>- Health research council</w:t>
      </w:r>
    </w:p>
    <w:p w14:paraId="5C64BD9F"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 xml:space="preserve">ICU </w:t>
      </w:r>
      <w:r w:rsidRPr="006300AF">
        <w:rPr>
          <w:rFonts w:ascii="Times New Roman" w:hAnsi="Times New Roman" w:cs="Times New Roman"/>
          <w:szCs w:val="24"/>
          <w:lang w:val="en-GB"/>
        </w:rPr>
        <w:tab/>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 Intensive care unit</w:t>
      </w:r>
    </w:p>
    <w:p w14:paraId="1FCB7626" w14:textId="77777777" w:rsidR="00227CE0" w:rsidRPr="006300AF" w:rsidRDefault="00227CE0" w:rsidP="004049A3">
      <w:pPr>
        <w:spacing w:after="0" w:line="360" w:lineRule="auto"/>
        <w:jc w:val="both"/>
        <w:rPr>
          <w:rFonts w:ascii="Times New Roman" w:hAnsi="Times New Roman" w:cs="Times New Roman"/>
          <w:szCs w:val="24"/>
          <w:lang w:val="en-GB"/>
        </w:rPr>
      </w:pPr>
      <w:proofErr w:type="spellStart"/>
      <w:r w:rsidRPr="006300AF">
        <w:rPr>
          <w:rFonts w:ascii="Times New Roman" w:hAnsi="Times New Roman" w:cs="Times New Roman"/>
          <w:szCs w:val="24"/>
          <w:lang w:val="en-GB"/>
        </w:rPr>
        <w:t>LoMV</w:t>
      </w:r>
      <w:proofErr w:type="spellEnd"/>
      <w:r w:rsidRPr="006300AF">
        <w:rPr>
          <w:rFonts w:ascii="Times New Roman" w:hAnsi="Times New Roman" w:cs="Times New Roman"/>
          <w:szCs w:val="24"/>
          <w:lang w:val="en-GB"/>
        </w:rPr>
        <w:tab/>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 Length of mechanical ventilation</w:t>
      </w:r>
    </w:p>
    <w:p w14:paraId="5B804D2B"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MAP</w:t>
      </w:r>
      <w:r w:rsidRPr="006300AF">
        <w:rPr>
          <w:rFonts w:ascii="Times New Roman" w:hAnsi="Times New Roman" w:cs="Times New Roman"/>
          <w:szCs w:val="24"/>
          <w:lang w:val="en-GB"/>
        </w:rPr>
        <w:tab/>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 Mean arterial pressure</w:t>
      </w:r>
    </w:p>
    <w:p w14:paraId="641D61C1" w14:textId="77777777" w:rsidR="00227CE0" w:rsidRPr="006300AF" w:rsidRDefault="00227CE0" w:rsidP="004049A3">
      <w:pPr>
        <w:spacing w:after="0" w:line="360" w:lineRule="auto"/>
        <w:jc w:val="both"/>
        <w:rPr>
          <w:rFonts w:ascii="Times New Roman" w:hAnsi="Times New Roman" w:cs="Times New Roman"/>
          <w:szCs w:val="24"/>
          <w:lang w:val="en-GB"/>
        </w:rPr>
      </w:pPr>
      <w:proofErr w:type="spellStart"/>
      <w:r w:rsidRPr="006300AF">
        <w:rPr>
          <w:rFonts w:ascii="Times New Roman" w:hAnsi="Times New Roman" w:cs="Times New Roman"/>
          <w:szCs w:val="24"/>
          <w:lang w:val="en-GB"/>
        </w:rPr>
        <w:t>MaxRM</w:t>
      </w:r>
      <w:proofErr w:type="spellEnd"/>
      <w:r w:rsidRPr="006300AF">
        <w:rPr>
          <w:rFonts w:ascii="Times New Roman" w:hAnsi="Times New Roman" w:cs="Times New Roman"/>
          <w:szCs w:val="24"/>
          <w:lang w:val="en-GB"/>
        </w:rPr>
        <w:tab/>
        <w:t>- Maximum recruitment manoeuvre</w:t>
      </w:r>
    </w:p>
    <w:p w14:paraId="563C21F9"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MBV</w:t>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ab/>
        <w:t>- Model-based mechanical ventilation</w:t>
      </w:r>
    </w:p>
    <w:p w14:paraId="5BF026C5"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MV</w:t>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ab/>
        <w:t>- Mechanical ventilation</w:t>
      </w:r>
    </w:p>
    <w:p w14:paraId="270C4130"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NZ</w:t>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ab/>
        <w:t>- New Zealand</w:t>
      </w:r>
    </w:p>
    <w:p w14:paraId="1C2D9E50"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P/F</w:t>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ab/>
        <w:t>- Partial pressure of arterial oxygen / Fraction of Inspired Oxygenation</w:t>
      </w:r>
    </w:p>
    <w:p w14:paraId="1D1F2EAB"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PaO</w:t>
      </w:r>
      <w:r w:rsidRPr="006300AF">
        <w:rPr>
          <w:rFonts w:ascii="Times New Roman" w:hAnsi="Times New Roman" w:cs="Times New Roman"/>
          <w:szCs w:val="24"/>
          <w:vertAlign w:val="subscript"/>
          <w:lang w:val="en-GB"/>
        </w:rPr>
        <w:t>2</w:t>
      </w:r>
      <w:r w:rsidRPr="006300AF">
        <w:rPr>
          <w:rFonts w:ascii="Times New Roman" w:hAnsi="Times New Roman" w:cs="Times New Roman"/>
          <w:szCs w:val="24"/>
          <w:lang w:val="en-GB"/>
        </w:rPr>
        <w:tab/>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 Partial pressure of arterial oxygen</w:t>
      </w:r>
    </w:p>
    <w:p w14:paraId="504E1429"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PEEP</w:t>
      </w:r>
      <w:r w:rsidRPr="006300AF">
        <w:rPr>
          <w:rFonts w:ascii="Times New Roman" w:hAnsi="Times New Roman" w:cs="Times New Roman"/>
          <w:szCs w:val="24"/>
          <w:lang w:val="en-GB"/>
        </w:rPr>
        <w:tab/>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 Positive end expiratory pressure</w:t>
      </w:r>
    </w:p>
    <w:p w14:paraId="5E685204" w14:textId="77777777" w:rsidR="00227CE0" w:rsidRPr="006300AF" w:rsidRDefault="00227CE0" w:rsidP="004049A3">
      <w:pPr>
        <w:spacing w:after="0" w:line="360" w:lineRule="auto"/>
        <w:jc w:val="both"/>
        <w:rPr>
          <w:rFonts w:ascii="Times New Roman" w:hAnsi="Times New Roman" w:cs="Times New Roman"/>
          <w:szCs w:val="24"/>
          <w:lang w:val="en-GB"/>
        </w:rPr>
      </w:pPr>
      <w:proofErr w:type="spellStart"/>
      <w:r w:rsidRPr="006300AF">
        <w:rPr>
          <w:rFonts w:ascii="Times New Roman" w:hAnsi="Times New Roman" w:cs="Times New Roman"/>
          <w:szCs w:val="24"/>
          <w:lang w:val="en-GB"/>
        </w:rPr>
        <w:t>PulMoDS</w:t>
      </w:r>
      <w:proofErr w:type="spellEnd"/>
      <w:r w:rsidRPr="006300AF">
        <w:rPr>
          <w:rFonts w:ascii="Times New Roman" w:hAnsi="Times New Roman" w:cs="Times New Roman"/>
          <w:szCs w:val="24"/>
          <w:lang w:val="en-GB"/>
        </w:rPr>
        <w:tab/>
        <w:t>- Pulmonary model-based decision support to optimise ARDS/ ALI care</w:t>
      </w:r>
    </w:p>
    <w:p w14:paraId="631F5D96"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PUMP</w:t>
      </w:r>
      <w:r w:rsidRPr="006300AF">
        <w:rPr>
          <w:rFonts w:ascii="Times New Roman" w:hAnsi="Times New Roman" w:cs="Times New Roman"/>
          <w:szCs w:val="24"/>
          <w:lang w:val="en-GB"/>
        </w:rPr>
        <w:tab/>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 Pressure adjustment and monitoring procedure</w:t>
      </w:r>
    </w:p>
    <w:p w14:paraId="4556202E"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RCT</w:t>
      </w:r>
      <w:r w:rsidRPr="006300AF">
        <w:rPr>
          <w:rFonts w:ascii="Times New Roman" w:hAnsi="Times New Roman" w:cs="Times New Roman"/>
          <w:szCs w:val="24"/>
          <w:lang w:val="en-GB"/>
        </w:rPr>
        <w:tab/>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 Randomised controlled trial</w:t>
      </w:r>
    </w:p>
    <w:p w14:paraId="141D52A4"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RM</w:t>
      </w:r>
      <w:r w:rsidRPr="006300AF">
        <w:rPr>
          <w:rFonts w:ascii="Times New Roman" w:hAnsi="Times New Roman" w:cs="Times New Roman"/>
          <w:szCs w:val="24"/>
          <w:lang w:val="en-GB"/>
        </w:rPr>
        <w:tab/>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 Recruitment manoeuvre</w:t>
      </w:r>
    </w:p>
    <w:p w14:paraId="43F80D75"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SAE</w:t>
      </w:r>
      <w:r w:rsidRPr="006300AF">
        <w:rPr>
          <w:rFonts w:ascii="Times New Roman" w:hAnsi="Times New Roman" w:cs="Times New Roman"/>
          <w:szCs w:val="24"/>
          <w:lang w:val="en-GB"/>
        </w:rPr>
        <w:tab/>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 Serious adverse events</w:t>
      </w:r>
    </w:p>
    <w:p w14:paraId="1E291DF8"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SIMV</w:t>
      </w:r>
      <w:r w:rsidRPr="006300AF">
        <w:rPr>
          <w:rFonts w:ascii="Times New Roman" w:hAnsi="Times New Roman" w:cs="Times New Roman"/>
          <w:szCs w:val="24"/>
          <w:lang w:val="en-GB"/>
        </w:rPr>
        <w:tab/>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 Synchronous intermittent mandatory ventilation</w:t>
      </w:r>
    </w:p>
    <w:p w14:paraId="2A6F6C1E" w14:textId="77777777" w:rsidR="00227CE0" w:rsidRPr="006300AF" w:rsidRDefault="00386D4D"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SpO</w:t>
      </w:r>
      <w:r w:rsidRPr="006300AF">
        <w:rPr>
          <w:rFonts w:ascii="Times New Roman" w:hAnsi="Times New Roman" w:cs="Times New Roman"/>
          <w:szCs w:val="24"/>
          <w:vertAlign w:val="subscript"/>
          <w:lang w:val="en-GB"/>
        </w:rPr>
        <w:t>2</w:t>
      </w:r>
      <w:r w:rsidR="00227CE0" w:rsidRPr="006300AF">
        <w:rPr>
          <w:rFonts w:ascii="Times New Roman" w:hAnsi="Times New Roman" w:cs="Times New Roman"/>
          <w:szCs w:val="24"/>
          <w:lang w:val="en-GB"/>
        </w:rPr>
        <w:tab/>
      </w:r>
      <w:r w:rsidR="00B56B11" w:rsidRPr="006300AF">
        <w:rPr>
          <w:rFonts w:ascii="Times New Roman" w:hAnsi="Times New Roman" w:cs="Times New Roman"/>
          <w:szCs w:val="24"/>
          <w:lang w:val="en-GB"/>
        </w:rPr>
        <w:tab/>
      </w:r>
      <w:r w:rsidR="00227CE0" w:rsidRPr="006300AF">
        <w:rPr>
          <w:rFonts w:ascii="Times New Roman" w:hAnsi="Times New Roman" w:cs="Times New Roman"/>
          <w:szCs w:val="24"/>
          <w:lang w:val="en-GB"/>
        </w:rPr>
        <w:t>- Oxygen Saturation</w:t>
      </w:r>
    </w:p>
    <w:p w14:paraId="0F937725"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SPV</w:t>
      </w:r>
      <w:r w:rsidRPr="006300AF">
        <w:rPr>
          <w:rFonts w:ascii="Times New Roman" w:hAnsi="Times New Roman" w:cs="Times New Roman"/>
          <w:szCs w:val="24"/>
          <w:lang w:val="en-GB"/>
        </w:rPr>
        <w:tab/>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 Standard practice ventilation</w:t>
      </w:r>
    </w:p>
    <w:p w14:paraId="274E7B6B"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VILI</w:t>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ab/>
        <w:t>- Ventilator induced lung injury</w:t>
      </w:r>
    </w:p>
    <w:p w14:paraId="08E17B76" w14:textId="77777777" w:rsidR="00A53E56" w:rsidRPr="006300AF" w:rsidRDefault="00227CE0" w:rsidP="004049A3">
      <w:pPr>
        <w:spacing w:after="0" w:line="360" w:lineRule="auto"/>
        <w:jc w:val="both"/>
        <w:rPr>
          <w:rFonts w:ascii="Times New Roman" w:hAnsi="Times New Roman" w:cs="Times New Roman"/>
          <w:szCs w:val="24"/>
          <w:lang w:val="en-GB"/>
        </w:rPr>
      </w:pPr>
      <w:proofErr w:type="spellStart"/>
      <w:proofErr w:type="gramStart"/>
      <w:r w:rsidRPr="006300AF">
        <w:rPr>
          <w:rFonts w:ascii="Times New Roman" w:hAnsi="Times New Roman" w:cs="Times New Roman"/>
          <w:i/>
          <w:szCs w:val="24"/>
          <w:lang w:val="en-GB"/>
        </w:rPr>
        <w:t>Vt</w:t>
      </w:r>
      <w:proofErr w:type="spellEnd"/>
      <w:proofErr w:type="gramEnd"/>
      <w:r w:rsidRPr="006300AF">
        <w:rPr>
          <w:rFonts w:ascii="Times New Roman" w:hAnsi="Times New Roman" w:cs="Times New Roman"/>
          <w:szCs w:val="24"/>
          <w:lang w:val="en-GB"/>
        </w:rPr>
        <w:tab/>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 Tidal volume</w:t>
      </w:r>
    </w:p>
    <w:p w14:paraId="4D4A0B33" w14:textId="77777777" w:rsidR="00A401ED" w:rsidRPr="006300AF" w:rsidRDefault="00EC3B04" w:rsidP="004049A3">
      <w:pPr>
        <w:pageBreakBefore/>
        <w:spacing w:after="0" w:line="360" w:lineRule="auto"/>
        <w:jc w:val="both"/>
        <w:rPr>
          <w:rFonts w:ascii="Times New Roman" w:hAnsi="Times New Roman" w:cs="Times New Roman"/>
          <w:b/>
          <w:sz w:val="32"/>
          <w:szCs w:val="24"/>
          <w:lang w:val="en-GB"/>
        </w:rPr>
      </w:pPr>
      <w:r w:rsidRPr="006300AF">
        <w:rPr>
          <w:rFonts w:ascii="Times New Roman" w:hAnsi="Times New Roman" w:cs="Times New Roman"/>
          <w:b/>
          <w:sz w:val="32"/>
          <w:szCs w:val="24"/>
          <w:lang w:val="en-GB"/>
        </w:rPr>
        <w:lastRenderedPageBreak/>
        <w:t>3</w:t>
      </w:r>
      <w:r w:rsidR="009B73C6" w:rsidRPr="006300AF">
        <w:rPr>
          <w:rFonts w:ascii="Times New Roman" w:hAnsi="Times New Roman" w:cs="Times New Roman"/>
          <w:b/>
          <w:sz w:val="32"/>
          <w:szCs w:val="24"/>
          <w:lang w:val="en-GB"/>
        </w:rPr>
        <w:t>.0</w:t>
      </w:r>
      <w:r w:rsidR="00A401ED" w:rsidRPr="006300AF">
        <w:rPr>
          <w:rFonts w:ascii="Times New Roman" w:hAnsi="Times New Roman" w:cs="Times New Roman"/>
          <w:b/>
          <w:sz w:val="32"/>
          <w:szCs w:val="24"/>
          <w:lang w:val="en-GB"/>
        </w:rPr>
        <w:tab/>
      </w:r>
      <w:r w:rsidR="00E46DE5" w:rsidRPr="006300AF">
        <w:rPr>
          <w:rFonts w:ascii="Times New Roman" w:hAnsi="Times New Roman" w:cs="Times New Roman"/>
          <w:b/>
          <w:sz w:val="32"/>
          <w:szCs w:val="24"/>
          <w:lang w:val="en-GB"/>
        </w:rPr>
        <w:t>Introduction</w:t>
      </w:r>
    </w:p>
    <w:p w14:paraId="2C9C793F" w14:textId="77777777" w:rsidR="003E3E8B" w:rsidRPr="006300AF" w:rsidRDefault="003E3E8B" w:rsidP="004049A3">
      <w:pPr>
        <w:pStyle w:val="Text"/>
        <w:widowControl w:val="0"/>
        <w:spacing w:line="360" w:lineRule="auto"/>
        <w:jc w:val="both"/>
        <w:rPr>
          <w:rFonts w:ascii="Times New Roman" w:hAnsi="Times New Roman"/>
          <w:b/>
          <w:sz w:val="24"/>
          <w:szCs w:val="24"/>
          <w:lang w:val="en-GB"/>
        </w:rPr>
      </w:pPr>
    </w:p>
    <w:p w14:paraId="09E437F0" w14:textId="77777777" w:rsidR="00090AEE" w:rsidRPr="006300AF" w:rsidRDefault="00EC3B04" w:rsidP="004049A3">
      <w:pPr>
        <w:pStyle w:val="Text"/>
        <w:widowControl w:val="0"/>
        <w:spacing w:line="360" w:lineRule="auto"/>
        <w:jc w:val="both"/>
        <w:rPr>
          <w:rFonts w:ascii="Times New Roman" w:hAnsi="Times New Roman"/>
          <w:b/>
          <w:sz w:val="24"/>
          <w:szCs w:val="24"/>
          <w:lang w:val="en-GB"/>
        </w:rPr>
      </w:pPr>
      <w:r w:rsidRPr="006300AF">
        <w:rPr>
          <w:rFonts w:ascii="Times New Roman" w:hAnsi="Times New Roman"/>
          <w:b/>
          <w:sz w:val="24"/>
          <w:szCs w:val="24"/>
          <w:lang w:val="en-GB"/>
        </w:rPr>
        <w:t>3</w:t>
      </w:r>
      <w:r w:rsidR="00090AEE" w:rsidRPr="006300AF">
        <w:rPr>
          <w:rFonts w:ascii="Times New Roman" w:hAnsi="Times New Roman"/>
          <w:b/>
          <w:sz w:val="24"/>
          <w:szCs w:val="24"/>
          <w:lang w:val="en-GB"/>
        </w:rPr>
        <w:t>.1</w:t>
      </w:r>
      <w:r w:rsidR="00090AEE" w:rsidRPr="006300AF">
        <w:rPr>
          <w:rFonts w:ascii="Times New Roman" w:hAnsi="Times New Roman"/>
          <w:b/>
          <w:sz w:val="24"/>
          <w:szCs w:val="24"/>
          <w:lang w:val="en-GB"/>
        </w:rPr>
        <w:tab/>
        <w:t>Background</w:t>
      </w:r>
    </w:p>
    <w:p w14:paraId="1342A1B2" w14:textId="1F64F6D2" w:rsidR="00DF5846" w:rsidRPr="006300AF" w:rsidRDefault="00B90892" w:rsidP="004049A3">
      <w:pPr>
        <w:pStyle w:val="Text"/>
        <w:widowControl w:val="0"/>
        <w:spacing w:line="360" w:lineRule="auto"/>
        <w:jc w:val="both"/>
        <w:rPr>
          <w:rFonts w:ascii="Times New Roman" w:hAnsi="Times New Roman"/>
          <w:sz w:val="24"/>
          <w:szCs w:val="24"/>
          <w:lang w:val="en-GB"/>
        </w:rPr>
      </w:pPr>
      <w:r w:rsidRPr="006300AF">
        <w:rPr>
          <w:rFonts w:ascii="Times New Roman" w:hAnsi="Times New Roman"/>
          <w:sz w:val="24"/>
          <w:szCs w:val="24"/>
          <w:lang w:val="en-GB"/>
        </w:rPr>
        <w:t>Mechanical ventilation (</w:t>
      </w:r>
      <w:r w:rsidR="00DF5846" w:rsidRPr="006300AF">
        <w:rPr>
          <w:rFonts w:ascii="Times New Roman" w:hAnsi="Times New Roman"/>
          <w:sz w:val="24"/>
          <w:szCs w:val="24"/>
          <w:lang w:val="en-GB"/>
        </w:rPr>
        <w:t>MV</w:t>
      </w:r>
      <w:r w:rsidRPr="006300AF">
        <w:rPr>
          <w:rFonts w:ascii="Times New Roman" w:hAnsi="Times New Roman"/>
          <w:sz w:val="24"/>
          <w:szCs w:val="24"/>
          <w:lang w:val="en-GB"/>
        </w:rPr>
        <w:t>)</w:t>
      </w:r>
      <w:r w:rsidR="00DF5846" w:rsidRPr="006300AF">
        <w:rPr>
          <w:rFonts w:ascii="Times New Roman" w:hAnsi="Times New Roman"/>
          <w:sz w:val="24"/>
          <w:szCs w:val="24"/>
          <w:lang w:val="en-GB"/>
        </w:rPr>
        <w:t xml:space="preserve"> is a core and costly </w:t>
      </w:r>
      <w:r w:rsidRPr="006300AF">
        <w:rPr>
          <w:rFonts w:ascii="Times New Roman" w:hAnsi="Times New Roman"/>
          <w:sz w:val="24"/>
          <w:szCs w:val="24"/>
          <w:lang w:val="en-GB"/>
        </w:rPr>
        <w:t>intensive care unit (</w:t>
      </w:r>
      <w:r w:rsidR="00DF5846" w:rsidRPr="006300AF">
        <w:rPr>
          <w:rFonts w:ascii="Times New Roman" w:hAnsi="Times New Roman"/>
          <w:sz w:val="24"/>
          <w:szCs w:val="24"/>
          <w:lang w:val="en-GB"/>
        </w:rPr>
        <w:t>ICU</w:t>
      </w:r>
      <w:r w:rsidRPr="006300AF">
        <w:rPr>
          <w:rFonts w:ascii="Times New Roman" w:hAnsi="Times New Roman"/>
          <w:sz w:val="24"/>
          <w:szCs w:val="24"/>
          <w:lang w:val="en-GB"/>
        </w:rPr>
        <w:t>)</w:t>
      </w:r>
      <w:r w:rsidR="00DF5846" w:rsidRPr="006300AF">
        <w:rPr>
          <w:rFonts w:ascii="Times New Roman" w:hAnsi="Times New Roman"/>
          <w:sz w:val="24"/>
          <w:szCs w:val="24"/>
          <w:lang w:val="en-GB"/>
        </w:rPr>
        <w:t xml:space="preserve"> therapy affecting up to 50% of ICU patients (~800 patients per year in Christchurch and 8000 per year in N</w:t>
      </w:r>
      <w:r w:rsidRPr="006300AF">
        <w:rPr>
          <w:rFonts w:ascii="Times New Roman" w:hAnsi="Times New Roman"/>
          <w:sz w:val="24"/>
          <w:szCs w:val="24"/>
          <w:lang w:val="en-GB"/>
        </w:rPr>
        <w:t>ew Zealand (N</w:t>
      </w:r>
      <w:r w:rsidR="00DF5846" w:rsidRPr="006300AF">
        <w:rPr>
          <w:rFonts w:ascii="Times New Roman" w:hAnsi="Times New Roman"/>
          <w:sz w:val="24"/>
          <w:szCs w:val="24"/>
          <w:lang w:val="en-GB"/>
        </w:rPr>
        <w:t>Z</w:t>
      </w:r>
      <w:r w:rsidR="00A53E56" w:rsidRPr="006300AF">
        <w:rPr>
          <w:rFonts w:ascii="Times New Roman" w:hAnsi="Times New Roman"/>
          <w:sz w:val="24"/>
          <w:szCs w:val="24"/>
          <w:lang w:val="en-GB"/>
        </w:rPr>
        <w:t>)</w:t>
      </w:r>
      <w:r w:rsidR="00DF5846" w:rsidRPr="006300AF">
        <w:rPr>
          <w:rFonts w:ascii="Times New Roman" w:hAnsi="Times New Roman"/>
          <w:sz w:val="24"/>
          <w:szCs w:val="24"/>
          <w:lang w:val="en-GB"/>
        </w:rPr>
        <w:t xml:space="preserve">) </w:t>
      </w:r>
      <w:r w:rsidR="00DF5846" w:rsidRPr="006300AF">
        <w:rPr>
          <w:rFonts w:ascii="Times New Roman" w:hAnsi="Times New Roman"/>
          <w:sz w:val="24"/>
          <w:szCs w:val="24"/>
          <w:lang w:val="en-GB"/>
        </w:rPr>
        <w:fldChar w:fldCharType="begin">
          <w:fldData xml:space="preserve">PEVuZE5vdGU+PENpdGU+PEF1dGhvcj5BTlpJQ1M8L0F1dGhvcj48WWVhcj4yMDEwPC9ZZWFyPjxS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</w:fldData>
        </w:fldChar>
      </w:r>
      <w:r w:rsidR="00DF5846" w:rsidRPr="006300AF">
        <w:rPr>
          <w:rFonts w:ascii="Times New Roman" w:hAnsi="Times New Roman"/>
          <w:sz w:val="24"/>
          <w:szCs w:val="24"/>
          <w:lang w:val="en-GB"/>
        </w:rPr>
        <w:instrText xml:space="preserve"> ADDIN EN.CITE </w:instrText>
      </w:r>
      <w:r w:rsidR="00DF5846" w:rsidRPr="006300AF">
        <w:rPr>
          <w:rFonts w:ascii="Times New Roman" w:hAnsi="Times New Roman"/>
          <w:sz w:val="24"/>
          <w:szCs w:val="24"/>
          <w:lang w:val="en-GB"/>
        </w:rPr>
        <w:fldChar w:fldCharType="begin">
          <w:fldData xml:space="preserve">PEVuZE5vdGU+PENpdGU+PEF1dGhvcj5BTlpJQ1M8L0F1dGhvcj48WWVhcj4yMDEwPC9ZZWFyPjxS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</w:fldData>
        </w:fldChar>
      </w:r>
      <w:r w:rsidR="00DF5846" w:rsidRPr="006300AF">
        <w:rPr>
          <w:rFonts w:ascii="Times New Roman" w:hAnsi="Times New Roman"/>
          <w:sz w:val="24"/>
          <w:szCs w:val="24"/>
          <w:lang w:val="en-GB"/>
        </w:rPr>
        <w:instrText xml:space="preserve"> ADDIN EN.CITE.DATA </w:instrText>
      </w:r>
      <w:r w:rsidR="00DF5846" w:rsidRPr="006300AF">
        <w:rPr>
          <w:rFonts w:ascii="Times New Roman" w:hAnsi="Times New Roman"/>
          <w:sz w:val="24"/>
          <w:szCs w:val="24"/>
          <w:lang w:val="en-GB"/>
        </w:rPr>
      </w:r>
      <w:r w:rsidR="00DF5846" w:rsidRPr="006300AF">
        <w:rPr>
          <w:rFonts w:ascii="Times New Roman" w:hAnsi="Times New Roman"/>
          <w:sz w:val="24"/>
          <w:szCs w:val="24"/>
          <w:lang w:val="en-GB"/>
        </w:rPr>
        <w:fldChar w:fldCharType="end"/>
      </w:r>
      <w:r w:rsidR="00DF5846" w:rsidRPr="006300AF">
        <w:rPr>
          <w:rFonts w:ascii="Times New Roman" w:hAnsi="Times New Roman"/>
          <w:sz w:val="24"/>
          <w:szCs w:val="24"/>
          <w:lang w:val="en-GB"/>
        </w:rPr>
      </w:r>
      <w:r w:rsidR="00DF5846" w:rsidRPr="006300AF">
        <w:rPr>
          <w:rFonts w:ascii="Times New Roman" w:hAnsi="Times New Roman"/>
          <w:sz w:val="24"/>
          <w:szCs w:val="24"/>
          <w:lang w:val="en-GB"/>
        </w:rPr>
        <w:fldChar w:fldCharType="separate"/>
      </w:r>
      <w:r w:rsidR="00DF5846" w:rsidRPr="006300AF">
        <w:rPr>
          <w:rFonts w:ascii="Times New Roman" w:hAnsi="Times New Roman"/>
          <w:sz w:val="24"/>
          <w:szCs w:val="24"/>
          <w:lang w:val="en-GB"/>
        </w:rPr>
        <w:t>(</w:t>
      </w:r>
      <w:hyperlink w:anchor="_ENREF_1" w:tooltip="ANZICS, 2010 #1348" w:history="1">
        <w:r w:rsidR="0081016E" w:rsidRPr="006300AF">
          <w:rPr>
            <w:rFonts w:ascii="Times New Roman" w:hAnsi="Times New Roman"/>
            <w:sz w:val="24"/>
            <w:szCs w:val="24"/>
            <w:lang w:val="en-GB"/>
          </w:rPr>
          <w:t>ANZICS, 2010</w:t>
        </w:r>
      </w:hyperlink>
      <w:r w:rsidR="00DF5846" w:rsidRPr="006300AF">
        <w:rPr>
          <w:rFonts w:ascii="Times New Roman" w:hAnsi="Times New Roman"/>
          <w:sz w:val="24"/>
          <w:szCs w:val="24"/>
          <w:lang w:val="en-GB"/>
        </w:rPr>
        <w:t xml:space="preserve">, </w:t>
      </w:r>
      <w:hyperlink w:anchor="_ENREF_12" w:tooltip="Esteban, 2000 #260" w:history="1">
        <w:r w:rsidR="0081016E" w:rsidRPr="006300AF">
          <w:rPr>
            <w:rFonts w:ascii="Times New Roman" w:hAnsi="Times New Roman"/>
            <w:sz w:val="24"/>
            <w:szCs w:val="24"/>
            <w:lang w:val="en-GB"/>
          </w:rPr>
          <w:t>Esteban et al., 2000</w:t>
        </w:r>
      </w:hyperlink>
      <w:r w:rsidR="00DF5846" w:rsidRPr="006300AF">
        <w:rPr>
          <w:rFonts w:ascii="Times New Roman" w:hAnsi="Times New Roman"/>
          <w:sz w:val="24"/>
          <w:szCs w:val="24"/>
          <w:lang w:val="en-GB"/>
        </w:rPr>
        <w:t xml:space="preserve">, </w:t>
      </w:r>
      <w:hyperlink w:anchor="_ENREF_10" w:tooltip="Dasta, 2005 #292" w:history="1">
        <w:r w:rsidR="0081016E" w:rsidRPr="006300AF">
          <w:rPr>
            <w:rFonts w:ascii="Times New Roman" w:hAnsi="Times New Roman"/>
            <w:sz w:val="24"/>
            <w:szCs w:val="24"/>
            <w:lang w:val="en-GB"/>
          </w:rPr>
          <w:t>Dasta et al., 2005</w:t>
        </w:r>
      </w:hyperlink>
      <w:r w:rsidR="00DF5846" w:rsidRPr="006300AF">
        <w:rPr>
          <w:rFonts w:ascii="Times New Roman" w:hAnsi="Times New Roman"/>
          <w:sz w:val="24"/>
          <w:szCs w:val="24"/>
          <w:lang w:val="en-GB"/>
        </w:rPr>
        <w:t>)</w:t>
      </w:r>
      <w:r w:rsidR="00DF5846" w:rsidRPr="006300AF">
        <w:rPr>
          <w:rFonts w:ascii="Times New Roman" w:hAnsi="Times New Roman"/>
          <w:sz w:val="24"/>
          <w:szCs w:val="24"/>
          <w:lang w:val="en-GB"/>
        </w:rPr>
        <w:fldChar w:fldCharType="end"/>
      </w:r>
      <w:r w:rsidR="00DF5846" w:rsidRPr="006300AF">
        <w:rPr>
          <w:rFonts w:ascii="Times New Roman" w:hAnsi="Times New Roman"/>
          <w:sz w:val="24"/>
          <w:szCs w:val="24"/>
          <w:lang w:val="en-GB"/>
        </w:rPr>
        <w:t xml:space="preserve">. Its primary goal is to support </w:t>
      </w:r>
      <w:r w:rsidR="00090AEE" w:rsidRPr="006300AF">
        <w:rPr>
          <w:rFonts w:ascii="Times New Roman" w:hAnsi="Times New Roman"/>
          <w:sz w:val="24"/>
          <w:szCs w:val="24"/>
          <w:lang w:val="en-GB"/>
        </w:rPr>
        <w:t>breathing of patient with respiratory failure, such as acute lung injury (</w:t>
      </w:r>
      <w:smartTag w:uri="urn:schemas-microsoft-com:office:smarttags" w:element="stockticker">
        <w:r w:rsidR="00090AEE" w:rsidRPr="006300AF">
          <w:rPr>
            <w:rFonts w:ascii="Times New Roman" w:hAnsi="Times New Roman"/>
            <w:sz w:val="24"/>
            <w:szCs w:val="24"/>
            <w:lang w:val="en-GB"/>
          </w:rPr>
          <w:t>ALI)</w:t>
        </w:r>
      </w:smartTag>
      <w:r w:rsidR="00090AEE" w:rsidRPr="006300AF">
        <w:rPr>
          <w:rFonts w:ascii="Times New Roman" w:hAnsi="Times New Roman"/>
          <w:sz w:val="24"/>
          <w:szCs w:val="24"/>
          <w:lang w:val="en-GB"/>
        </w:rPr>
        <w:t>/ acute respiratory distress syndrome (ARDS), maximising</w:t>
      </w:r>
      <w:r w:rsidR="00DF5846" w:rsidRPr="006300AF">
        <w:rPr>
          <w:rFonts w:ascii="Times New Roman" w:hAnsi="Times New Roman"/>
          <w:sz w:val="24"/>
          <w:szCs w:val="24"/>
          <w:lang w:val="en-GB"/>
        </w:rPr>
        <w:t xml:space="preserve"> recruitment of lung units using added pressure to enable recovery, without damaging healthy lung units </w:t>
      </w:r>
      <w:r w:rsidR="00DF5846" w:rsidRPr="006300AF">
        <w:rPr>
          <w:rFonts w:ascii="Times New Roman" w:hAnsi="Times New Roman"/>
          <w:sz w:val="24"/>
          <w:szCs w:val="24"/>
          <w:lang w:val="en-GB"/>
        </w:rPr>
        <w:fldChar w:fldCharType="begin"/>
      </w:r>
      <w:r w:rsidR="00DF5846" w:rsidRPr="006300AF">
        <w:rPr>
          <w:rFonts w:ascii="Times New Roman" w:hAnsi="Times New Roman"/>
          <w:sz w:val="24"/>
          <w:szCs w:val="24"/>
          <w:lang w:val="en-GB"/>
        </w:rPr>
        <w:instrText xml:space="preserve"> ADDIN EN.CITE &lt;EndNote&gt;&lt;Cite&gt;&lt;Author&gt;Mertens&lt;/Author&gt;&lt;Year&gt;2009&lt;/Year&gt;&lt;RecNum&gt;730&lt;/RecNum&gt;&lt;DisplayText&gt;(Mertens et al., 2009)&lt;/DisplayText&gt;&lt;record&gt;&lt;rec-number&gt;730&lt;/rec-number&gt;&lt;foreign-keys&gt;&lt;key app="EN" db-id="wxdr0evsnr9ppgerwwupvwvotzzzffrvvwzd" timestamp="1328749860"&gt;730&lt;/key&gt;&lt;/foreign-keys&gt;&lt;ref-type name="Journal Article"&gt;17&lt;/ref-type&gt;&lt;contributors&gt;&lt;authors&gt;&lt;author&gt;Mertens, Michael&lt;/author&gt;&lt;author&gt;Tabuchi, Arata&lt;/author&gt;&lt;author&gt;Meissner, Sven&lt;/author&gt;&lt;author&gt;Krueger, Alexander&lt;/author&gt;&lt;author&gt;Schirrmann, Kerstin&lt;/author&gt;&lt;author&gt;Kertzscher, Ulrich&lt;/author&gt;&lt;author&gt;Pries, Axel R.&lt;/author&gt;&lt;author&gt;Slutsky, Arthur S.&lt;/author&gt;&lt;author&gt;Koch, Edmund&lt;/author&gt;&lt;author&gt;Kuebler, Wolfgang M.&lt;/author&gt;&lt;/authors&gt;&lt;/contributors&gt;&lt;titles&gt;&lt;title&gt;Alveolar dynamics in acute lung injury: Heterogeneous distension rather than cyclic opening and collapse *&lt;/title&gt;&lt;secondary-title&gt;Critical Care Medicine&lt;/secondary-title&gt;&lt;/titles&gt;&lt;periodical&gt;&lt;full-title&gt;Critical Care Medicine&lt;/full-title&gt;&lt;/periodical&gt;&lt;pages&gt;2604-2611&lt;/pages&gt;&lt;volume&gt;37&lt;/volume&gt;&lt;number&gt;9&lt;/number&gt;&lt;keywords&gt;&lt;keyword&gt;alveolar dynamics&lt;/keyword&gt;&lt;keyword&gt;alveolar compliance&lt;/keyword&gt;&lt;keyword&gt;alveolar ventilation&lt;/keyword&gt;&lt;keyword&gt;acute lung injury&lt;/keyword&gt;&lt;keyword&gt;intravital microscopy&lt;/keyword&gt;&lt;keyword&gt;optical coherence tomography&lt;/keyword&gt;&lt;keyword&gt;00003246-200909000-00017&lt;/keyword&gt;&lt;/keywords&gt;&lt;dates&gt;&lt;year&gt;2009&lt;/year&gt;&lt;/dates&gt;&lt;isbn&gt;0090-3493&lt;/isbn&gt;&lt;urls&gt;&lt;related-urls&gt;&lt;url&gt;http://journals.lww.com/ccmjournal/Fulltext/2009/09000/Alveolar_dynamics_in_acute_lung_injury_.17.aspx&lt;/url&gt;&lt;/related-urls&gt;&lt;/urls&gt;&lt;/record&gt;&lt;/Cite&gt;&lt;/EndNote&gt;</w:instrText>
      </w:r>
      <w:r w:rsidR="00DF5846" w:rsidRPr="006300AF">
        <w:rPr>
          <w:rFonts w:ascii="Times New Roman" w:hAnsi="Times New Roman"/>
          <w:sz w:val="24"/>
          <w:szCs w:val="24"/>
          <w:lang w:val="en-GB"/>
        </w:rPr>
        <w:fldChar w:fldCharType="separate"/>
      </w:r>
      <w:r w:rsidR="00DF5846" w:rsidRPr="006300AF">
        <w:rPr>
          <w:rFonts w:ascii="Times New Roman" w:hAnsi="Times New Roman"/>
          <w:sz w:val="24"/>
          <w:szCs w:val="24"/>
          <w:lang w:val="en-GB"/>
        </w:rPr>
        <w:t>(</w:t>
      </w:r>
      <w:hyperlink w:anchor="_ENREF_20" w:tooltip="Mertens, 2009 #730" w:history="1">
        <w:r w:rsidR="0081016E" w:rsidRPr="006300AF">
          <w:rPr>
            <w:rFonts w:ascii="Times New Roman" w:hAnsi="Times New Roman"/>
            <w:sz w:val="24"/>
            <w:szCs w:val="24"/>
            <w:lang w:val="en-GB"/>
          </w:rPr>
          <w:t>Mertens et al., 2009</w:t>
        </w:r>
      </w:hyperlink>
      <w:r w:rsidR="00DF5846" w:rsidRPr="006300AF">
        <w:rPr>
          <w:rFonts w:ascii="Times New Roman" w:hAnsi="Times New Roman"/>
          <w:sz w:val="24"/>
          <w:szCs w:val="24"/>
          <w:lang w:val="en-GB"/>
        </w:rPr>
        <w:t>)</w:t>
      </w:r>
      <w:r w:rsidR="00DF5846" w:rsidRPr="006300AF">
        <w:rPr>
          <w:rFonts w:ascii="Times New Roman" w:hAnsi="Times New Roman"/>
          <w:sz w:val="24"/>
          <w:szCs w:val="24"/>
          <w:lang w:val="en-GB"/>
        </w:rPr>
        <w:fldChar w:fldCharType="end"/>
      </w:r>
      <w:r w:rsidR="00DF5846" w:rsidRPr="006300AF">
        <w:rPr>
          <w:rFonts w:ascii="Times New Roman" w:hAnsi="Times New Roman"/>
          <w:sz w:val="24"/>
          <w:szCs w:val="24"/>
          <w:lang w:val="en-GB"/>
        </w:rPr>
        <w:t xml:space="preserve">. However, while there is agreement that lower tidal volumes are preferred </w:t>
      </w:r>
      <w:r w:rsidR="00DF5846" w:rsidRPr="006300AF">
        <w:rPr>
          <w:rFonts w:ascii="Times New Roman" w:hAnsi="Times New Roman"/>
          <w:sz w:val="24"/>
          <w:szCs w:val="24"/>
          <w:lang w:val="en-GB"/>
        </w:rPr>
        <w:fldChar w:fldCharType="begin">
          <w:fldData xml:space="preserve">PEVuZE5vdGU+PENpdGU+PEF1dGhvcj5UaGUgQWN1dGUgUmVzcGlyYXRvcnkgRGlzdHJlc3MgU3lu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=
</w:fldData>
        </w:fldChar>
      </w:r>
      <w:r w:rsidR="00DF5846" w:rsidRPr="006300AF">
        <w:rPr>
          <w:rFonts w:ascii="Times New Roman" w:hAnsi="Times New Roman"/>
          <w:sz w:val="24"/>
          <w:szCs w:val="24"/>
          <w:lang w:val="en-GB"/>
        </w:rPr>
        <w:instrText xml:space="preserve"> ADDIN EN.CITE </w:instrText>
      </w:r>
      <w:r w:rsidR="00DF5846" w:rsidRPr="006300AF">
        <w:rPr>
          <w:rFonts w:ascii="Times New Roman" w:hAnsi="Times New Roman"/>
          <w:sz w:val="24"/>
          <w:szCs w:val="24"/>
          <w:lang w:val="en-GB"/>
        </w:rPr>
        <w:fldChar w:fldCharType="begin">
          <w:fldData xml:space="preserve">PEVuZE5vdGU+PENpdGU+PEF1dGhvcj5UaGUgQWN1dGUgUmVzcGlyYXRvcnkgRGlzdHJlc3MgU3lu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=
</w:fldData>
        </w:fldChar>
      </w:r>
      <w:r w:rsidR="00DF5846" w:rsidRPr="006300AF">
        <w:rPr>
          <w:rFonts w:ascii="Times New Roman" w:hAnsi="Times New Roman"/>
          <w:sz w:val="24"/>
          <w:szCs w:val="24"/>
          <w:lang w:val="en-GB"/>
        </w:rPr>
        <w:instrText xml:space="preserve"> ADDIN EN.CITE.DATA </w:instrText>
      </w:r>
      <w:r w:rsidR="00DF5846" w:rsidRPr="006300AF">
        <w:rPr>
          <w:rFonts w:ascii="Times New Roman" w:hAnsi="Times New Roman"/>
          <w:sz w:val="24"/>
          <w:szCs w:val="24"/>
          <w:lang w:val="en-GB"/>
        </w:rPr>
      </w:r>
      <w:r w:rsidR="00DF5846" w:rsidRPr="006300AF">
        <w:rPr>
          <w:rFonts w:ascii="Times New Roman" w:hAnsi="Times New Roman"/>
          <w:sz w:val="24"/>
          <w:szCs w:val="24"/>
          <w:lang w:val="en-GB"/>
        </w:rPr>
        <w:fldChar w:fldCharType="end"/>
      </w:r>
      <w:r w:rsidR="00DF5846" w:rsidRPr="006300AF">
        <w:rPr>
          <w:rFonts w:ascii="Times New Roman" w:hAnsi="Times New Roman"/>
          <w:sz w:val="24"/>
          <w:szCs w:val="24"/>
          <w:lang w:val="en-GB"/>
        </w:rPr>
      </w:r>
      <w:r w:rsidR="00DF5846" w:rsidRPr="006300AF">
        <w:rPr>
          <w:rFonts w:ascii="Times New Roman" w:hAnsi="Times New Roman"/>
          <w:sz w:val="24"/>
          <w:szCs w:val="24"/>
          <w:lang w:val="en-GB"/>
        </w:rPr>
        <w:fldChar w:fldCharType="separate"/>
      </w:r>
      <w:r w:rsidR="00DF5846" w:rsidRPr="006300AF">
        <w:rPr>
          <w:rFonts w:ascii="Times New Roman" w:hAnsi="Times New Roman"/>
          <w:sz w:val="24"/>
          <w:szCs w:val="24"/>
          <w:lang w:val="en-GB"/>
        </w:rPr>
        <w:t>(</w:t>
      </w:r>
      <w:hyperlink w:anchor="_ENREF_28" w:tooltip="The Acute Respiratory Distress Syndrome Network, 2000 #297" w:history="1">
        <w:r w:rsidR="0081016E" w:rsidRPr="006300AF">
          <w:rPr>
            <w:rFonts w:ascii="Times New Roman" w:hAnsi="Times New Roman"/>
            <w:sz w:val="24"/>
            <w:szCs w:val="24"/>
            <w:lang w:val="en-GB"/>
          </w:rPr>
          <w:t>The Acute Respiratory Distress Syndrome Network, 2000</w:t>
        </w:r>
      </w:hyperlink>
      <w:r w:rsidR="00DF5846" w:rsidRPr="006300AF">
        <w:rPr>
          <w:rFonts w:ascii="Times New Roman" w:hAnsi="Times New Roman"/>
          <w:sz w:val="24"/>
          <w:szCs w:val="24"/>
          <w:lang w:val="en-GB"/>
        </w:rPr>
        <w:t xml:space="preserve">, </w:t>
      </w:r>
      <w:hyperlink w:anchor="_ENREF_14" w:tooltip="Girard, 2007 #295" w:history="1">
        <w:r w:rsidR="0081016E" w:rsidRPr="006300AF">
          <w:rPr>
            <w:rFonts w:ascii="Times New Roman" w:hAnsi="Times New Roman"/>
            <w:sz w:val="24"/>
            <w:szCs w:val="24"/>
            <w:lang w:val="en-GB"/>
          </w:rPr>
          <w:t>Girard and Bernard, 2007</w:t>
        </w:r>
      </w:hyperlink>
      <w:r w:rsidR="00DF5846" w:rsidRPr="006300AF">
        <w:rPr>
          <w:rFonts w:ascii="Times New Roman" w:hAnsi="Times New Roman"/>
          <w:sz w:val="24"/>
          <w:szCs w:val="24"/>
          <w:lang w:val="en-GB"/>
        </w:rPr>
        <w:t>)</w:t>
      </w:r>
      <w:r w:rsidR="00DF5846" w:rsidRPr="006300AF">
        <w:rPr>
          <w:rFonts w:ascii="Times New Roman" w:hAnsi="Times New Roman"/>
          <w:sz w:val="24"/>
          <w:szCs w:val="24"/>
          <w:lang w:val="en-GB"/>
        </w:rPr>
        <w:fldChar w:fldCharType="end"/>
      </w:r>
      <w:r w:rsidR="00DF5846" w:rsidRPr="006300AF">
        <w:rPr>
          <w:rFonts w:ascii="Times New Roman" w:hAnsi="Times New Roman"/>
          <w:sz w:val="24"/>
          <w:szCs w:val="24"/>
          <w:lang w:val="en-GB"/>
        </w:rPr>
        <w:t xml:space="preserve">, there are no guidelines (and many conflicting trial results </w:t>
      </w:r>
      <w:r w:rsidR="00DF5846" w:rsidRPr="006300AF">
        <w:rPr>
          <w:rFonts w:ascii="Times New Roman" w:hAnsi="Times New Roman"/>
          <w:sz w:val="24"/>
          <w:szCs w:val="24"/>
          <w:lang w:val="en-GB"/>
        </w:rPr>
        <w:fldChar w:fldCharType="begin">
          <w:fldData xml:space="preserve">PEVuZE5vdGU+PENpdGU+PEF1dGhvcj5kZSBNYXRvczwvQXV0aG9yPjxZZWFyPjIwMTI8L1llYXI+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</w:fldData>
        </w:fldChar>
      </w:r>
      <w:r w:rsidR="00DF5846" w:rsidRPr="006300AF">
        <w:rPr>
          <w:rFonts w:ascii="Times New Roman" w:hAnsi="Times New Roman"/>
          <w:sz w:val="24"/>
          <w:szCs w:val="24"/>
          <w:lang w:val="en-GB"/>
        </w:rPr>
        <w:instrText xml:space="preserve"> ADDIN EN.CITE </w:instrText>
      </w:r>
      <w:r w:rsidR="00DF5846" w:rsidRPr="006300AF">
        <w:rPr>
          <w:rFonts w:ascii="Times New Roman" w:hAnsi="Times New Roman"/>
          <w:sz w:val="24"/>
          <w:szCs w:val="24"/>
          <w:lang w:val="en-GB"/>
        </w:rPr>
        <w:fldChar w:fldCharType="begin">
          <w:fldData xml:space="preserve">PEVuZE5vdGU+PENpdGU+PEF1dGhvcj5kZSBNYXRvczwvQXV0aG9yPjxZZWFyPjIwMTI8L1llYXI+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</w:fldData>
        </w:fldChar>
      </w:r>
      <w:r w:rsidR="00DF5846" w:rsidRPr="006300AF">
        <w:rPr>
          <w:rFonts w:ascii="Times New Roman" w:hAnsi="Times New Roman"/>
          <w:sz w:val="24"/>
          <w:szCs w:val="24"/>
          <w:lang w:val="en-GB"/>
        </w:rPr>
        <w:instrText xml:space="preserve"> ADDIN EN.CITE.DATA </w:instrText>
      </w:r>
      <w:r w:rsidR="00DF5846" w:rsidRPr="006300AF">
        <w:rPr>
          <w:rFonts w:ascii="Times New Roman" w:hAnsi="Times New Roman"/>
          <w:sz w:val="24"/>
          <w:szCs w:val="24"/>
          <w:lang w:val="en-GB"/>
        </w:rPr>
      </w:r>
      <w:r w:rsidR="00DF5846" w:rsidRPr="006300AF">
        <w:rPr>
          <w:rFonts w:ascii="Times New Roman" w:hAnsi="Times New Roman"/>
          <w:sz w:val="24"/>
          <w:szCs w:val="24"/>
          <w:lang w:val="en-GB"/>
        </w:rPr>
        <w:fldChar w:fldCharType="end"/>
      </w:r>
      <w:r w:rsidR="00DF5846" w:rsidRPr="006300AF">
        <w:rPr>
          <w:rFonts w:ascii="Times New Roman" w:hAnsi="Times New Roman"/>
          <w:sz w:val="24"/>
          <w:szCs w:val="24"/>
          <w:lang w:val="en-GB"/>
        </w:rPr>
      </w:r>
      <w:r w:rsidR="00DF5846" w:rsidRPr="006300AF">
        <w:rPr>
          <w:rFonts w:ascii="Times New Roman" w:hAnsi="Times New Roman"/>
          <w:sz w:val="24"/>
          <w:szCs w:val="24"/>
          <w:lang w:val="en-GB"/>
        </w:rPr>
        <w:fldChar w:fldCharType="separate"/>
      </w:r>
      <w:r w:rsidR="00DF5846" w:rsidRPr="006300AF">
        <w:rPr>
          <w:rFonts w:ascii="Times New Roman" w:hAnsi="Times New Roman"/>
          <w:sz w:val="24"/>
          <w:szCs w:val="24"/>
          <w:lang w:val="en-GB"/>
        </w:rPr>
        <w:t>(</w:t>
      </w:r>
      <w:hyperlink w:anchor="_ENREF_11" w:tooltip="de Matos, 2012 #840" w:history="1">
        <w:r w:rsidR="0081016E" w:rsidRPr="006300AF">
          <w:rPr>
            <w:rFonts w:ascii="Times New Roman" w:hAnsi="Times New Roman"/>
            <w:sz w:val="24"/>
            <w:szCs w:val="24"/>
            <w:lang w:val="en-GB"/>
          </w:rPr>
          <w:t>de Matos et al., 2012</w:t>
        </w:r>
      </w:hyperlink>
      <w:r w:rsidR="00DF5846" w:rsidRPr="006300AF">
        <w:rPr>
          <w:rFonts w:ascii="Times New Roman" w:hAnsi="Times New Roman"/>
          <w:sz w:val="24"/>
          <w:szCs w:val="24"/>
          <w:lang w:val="en-GB"/>
        </w:rPr>
        <w:t xml:space="preserve">, </w:t>
      </w:r>
      <w:hyperlink w:anchor="_ENREF_2" w:tooltip="Borges, 2006 #469" w:history="1">
        <w:r w:rsidR="0081016E" w:rsidRPr="006300AF">
          <w:rPr>
            <w:rFonts w:ascii="Times New Roman" w:hAnsi="Times New Roman"/>
            <w:sz w:val="24"/>
            <w:szCs w:val="24"/>
            <w:lang w:val="en-GB"/>
          </w:rPr>
          <w:t>Borges et al., 2006</w:t>
        </w:r>
      </w:hyperlink>
      <w:r w:rsidR="00DF5846" w:rsidRPr="006300AF">
        <w:rPr>
          <w:rFonts w:ascii="Times New Roman" w:hAnsi="Times New Roman"/>
          <w:sz w:val="24"/>
          <w:szCs w:val="24"/>
          <w:lang w:val="en-GB"/>
        </w:rPr>
        <w:t>)</w:t>
      </w:r>
      <w:r w:rsidR="00DF5846" w:rsidRPr="006300AF">
        <w:rPr>
          <w:rFonts w:ascii="Times New Roman" w:hAnsi="Times New Roman"/>
          <w:sz w:val="24"/>
          <w:szCs w:val="24"/>
          <w:lang w:val="en-GB"/>
        </w:rPr>
        <w:fldChar w:fldCharType="end"/>
      </w:r>
      <w:r w:rsidR="00DF5846" w:rsidRPr="006300AF">
        <w:rPr>
          <w:rFonts w:ascii="Times New Roman" w:hAnsi="Times New Roman"/>
          <w:sz w:val="24"/>
          <w:szCs w:val="24"/>
          <w:lang w:val="en-GB"/>
        </w:rPr>
        <w:t xml:space="preserve">) for optimising the level of positive end expiratory pressure (PEEP) or added pressure. Typically, lower PEEP is considered better </w:t>
      </w:r>
      <w:r w:rsidR="00DF5846" w:rsidRPr="006300AF">
        <w:rPr>
          <w:rFonts w:ascii="Times New Roman" w:hAnsi="Times New Roman"/>
          <w:sz w:val="24"/>
          <w:szCs w:val="24"/>
          <w:lang w:val="en-GB"/>
        </w:rPr>
        <w:fldChar w:fldCharType="begin">
          <w:fldData xml:space="preserve">PEVuZE5vdGU+PENpdGU+PEF1dGhvcj5IaWNrbGluZzwvQXV0aG9yPjxZZWFyPjE5OTA8L1llYXI+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</w:fldData>
        </w:fldChar>
      </w:r>
      <w:r w:rsidR="00DF5846" w:rsidRPr="006300AF">
        <w:rPr>
          <w:rFonts w:ascii="Times New Roman" w:hAnsi="Times New Roman"/>
          <w:sz w:val="24"/>
          <w:szCs w:val="24"/>
          <w:lang w:val="en-GB"/>
        </w:rPr>
        <w:instrText xml:space="preserve"> ADDIN EN.CITE </w:instrText>
      </w:r>
      <w:r w:rsidR="00DF5846" w:rsidRPr="006300AF">
        <w:rPr>
          <w:rFonts w:ascii="Times New Roman" w:hAnsi="Times New Roman"/>
          <w:sz w:val="24"/>
          <w:szCs w:val="24"/>
          <w:lang w:val="en-GB"/>
        </w:rPr>
        <w:fldChar w:fldCharType="begin">
          <w:fldData xml:space="preserve">PEVuZE5vdGU+PENpdGU+PEF1dGhvcj5IaWNrbGluZzwvQXV0aG9yPjxZZWFyPjE5OTA8L1llYXI+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</w:fldData>
        </w:fldChar>
      </w:r>
      <w:r w:rsidR="00DF5846" w:rsidRPr="006300AF">
        <w:rPr>
          <w:rFonts w:ascii="Times New Roman" w:hAnsi="Times New Roman"/>
          <w:sz w:val="24"/>
          <w:szCs w:val="24"/>
          <w:lang w:val="en-GB"/>
        </w:rPr>
        <w:instrText xml:space="preserve"> ADDIN EN.CITE.DATA </w:instrText>
      </w:r>
      <w:r w:rsidR="00DF5846" w:rsidRPr="006300AF">
        <w:rPr>
          <w:rFonts w:ascii="Times New Roman" w:hAnsi="Times New Roman"/>
          <w:sz w:val="24"/>
          <w:szCs w:val="24"/>
          <w:lang w:val="en-GB"/>
        </w:rPr>
      </w:r>
      <w:r w:rsidR="00DF5846" w:rsidRPr="006300AF">
        <w:rPr>
          <w:rFonts w:ascii="Times New Roman" w:hAnsi="Times New Roman"/>
          <w:sz w:val="24"/>
          <w:szCs w:val="24"/>
          <w:lang w:val="en-GB"/>
        </w:rPr>
        <w:fldChar w:fldCharType="end"/>
      </w:r>
      <w:r w:rsidR="00DF5846" w:rsidRPr="006300AF">
        <w:rPr>
          <w:rFonts w:ascii="Times New Roman" w:hAnsi="Times New Roman"/>
          <w:sz w:val="24"/>
          <w:szCs w:val="24"/>
          <w:lang w:val="en-GB"/>
        </w:rPr>
      </w:r>
      <w:r w:rsidR="00DF5846" w:rsidRPr="006300AF">
        <w:rPr>
          <w:rFonts w:ascii="Times New Roman" w:hAnsi="Times New Roman"/>
          <w:sz w:val="24"/>
          <w:szCs w:val="24"/>
          <w:lang w:val="en-GB"/>
        </w:rPr>
        <w:fldChar w:fldCharType="separate"/>
      </w:r>
      <w:r w:rsidR="00DF5846" w:rsidRPr="006300AF">
        <w:rPr>
          <w:rFonts w:ascii="Times New Roman" w:hAnsi="Times New Roman"/>
          <w:sz w:val="24"/>
          <w:szCs w:val="24"/>
          <w:lang w:val="en-GB"/>
        </w:rPr>
        <w:t>(</w:t>
      </w:r>
      <w:hyperlink w:anchor="_ENREF_16" w:tooltip="Hickling, 1990 #106" w:history="1">
        <w:r w:rsidR="0081016E" w:rsidRPr="006300AF">
          <w:rPr>
            <w:rFonts w:ascii="Times New Roman" w:hAnsi="Times New Roman"/>
            <w:sz w:val="24"/>
            <w:szCs w:val="24"/>
            <w:lang w:val="en-GB"/>
          </w:rPr>
          <w:t>Hickling et al., 1990</w:t>
        </w:r>
      </w:hyperlink>
      <w:r w:rsidR="00DF5846" w:rsidRPr="006300AF">
        <w:rPr>
          <w:rFonts w:ascii="Times New Roman" w:hAnsi="Times New Roman"/>
          <w:sz w:val="24"/>
          <w:szCs w:val="24"/>
          <w:lang w:val="en-GB"/>
        </w:rPr>
        <w:t xml:space="preserve">, </w:t>
      </w:r>
      <w:hyperlink w:anchor="_ENREF_13" w:tooltip="Gattinoni, 2010 #594" w:history="1">
        <w:r w:rsidR="0081016E" w:rsidRPr="006300AF">
          <w:rPr>
            <w:rFonts w:ascii="Times New Roman" w:hAnsi="Times New Roman"/>
            <w:sz w:val="24"/>
            <w:szCs w:val="24"/>
            <w:lang w:val="en-GB"/>
          </w:rPr>
          <w:t>Gattinoni et al., 2010</w:t>
        </w:r>
      </w:hyperlink>
      <w:r w:rsidR="00DF5846" w:rsidRPr="006300AF">
        <w:rPr>
          <w:rFonts w:ascii="Times New Roman" w:hAnsi="Times New Roman"/>
          <w:sz w:val="24"/>
          <w:szCs w:val="24"/>
          <w:lang w:val="en-GB"/>
        </w:rPr>
        <w:t>)</w:t>
      </w:r>
      <w:r w:rsidR="00DF5846" w:rsidRPr="006300AF">
        <w:rPr>
          <w:rFonts w:ascii="Times New Roman" w:hAnsi="Times New Roman"/>
          <w:sz w:val="24"/>
          <w:szCs w:val="24"/>
          <w:lang w:val="en-GB"/>
        </w:rPr>
        <w:fldChar w:fldCharType="end"/>
      </w:r>
      <w:r w:rsidR="00DF5846" w:rsidRPr="006300AF">
        <w:rPr>
          <w:rFonts w:ascii="Times New Roman" w:hAnsi="Times New Roman"/>
          <w:sz w:val="24"/>
          <w:szCs w:val="24"/>
          <w:lang w:val="en-GB"/>
        </w:rPr>
        <w:t xml:space="preserve">, but can lead to increased cases of oxygen desaturation and hypoxemia (MV failure) </w:t>
      </w:r>
      <w:r w:rsidR="00DF5846" w:rsidRPr="006300AF">
        <w:rPr>
          <w:rFonts w:ascii="Times New Roman" w:hAnsi="Times New Roman"/>
          <w:sz w:val="24"/>
          <w:szCs w:val="24"/>
          <w:lang w:val="en-GB"/>
        </w:rPr>
        <w:fldChar w:fldCharType="begin"/>
      </w:r>
      <w:r w:rsidR="00DF5846" w:rsidRPr="006300AF">
        <w:rPr>
          <w:rFonts w:ascii="Times New Roman" w:hAnsi="Times New Roman"/>
          <w:sz w:val="24"/>
          <w:szCs w:val="24"/>
          <w:lang w:val="en-GB"/>
        </w:rPr>
        <w:instrText xml:space="preserve"> ADDIN EN.CITE &lt;EndNote&gt;&lt;Cite&gt;&lt;Author&gt;Brower&lt;/Author&gt;&lt;Year&gt;2004&lt;/Year&gt;&lt;RecNum&gt;156&lt;/RecNum&gt;&lt;DisplayText&gt;(Brower et al., 2004, Guerin, 2011)&lt;/DisplayText&gt;&lt;record&gt;&lt;rec-number&gt;156&lt;/rec-number&gt;&lt;foreign-keys&gt;&lt;key app="EN" db-id="wxdr0evsnr9ppgerwwupvwvotzzzffrvvwzd" timestamp="1304460425"&gt;156&lt;/key&gt;&lt;/foreign-keys&gt;&lt;ref-type name="Journal Article"&gt;17&lt;/ref-type&gt;&lt;contributors&gt;&lt;authors&gt;&lt;author&gt;Brower, R. G., &lt;/author&gt;&lt;author&gt;Lanken, P. N., &lt;/author&gt;&lt;author&gt;MacIntyre, N., &lt;/author&gt;&lt;author&gt;Matthay, M. A., &lt;/author&gt;&lt;author&gt;Morris, A., &lt;/author&gt;&lt;author&gt;Ancukiewicz, M., &lt;/author&gt;&lt;author&gt;Schoenfeld, D., &lt;/author&gt;&lt;author&gt;Thompson, B. T.&lt;/author&gt;&lt;/authors&gt;&lt;/contributors&gt;&lt;titles&gt;&lt;title&gt;Higher versus Lower Positive End-Expiratory Pressures in Patients with the Acute Respiratory Distress Syndrome&lt;/title&gt;&lt;secondary-title&gt;N Engl J Med&lt;/secondary-title&gt;&lt;alt-title&gt;N Engl J Med&lt;/alt-title&gt;&lt;/titles&gt;&lt;periodical&gt;&lt;full-title&gt;N Engl J Med&lt;/full-title&gt;&lt;/periodical&gt;&lt;alt-periodical&gt;&lt;full-title&gt;N Engl J Med&lt;/full-title&gt;&lt;/alt-periodical&gt;&lt;pages&gt;327-336&lt;/pages&gt;&lt;volume&gt;351&lt;/volume&gt;&lt;number&gt;4&lt;/number&gt;&lt;dates&gt;&lt;year&gt;2004&lt;/year&gt;&lt;pub-dates&gt;&lt;date&gt;July 22, 2004&lt;/date&gt;&lt;/pub-dates&gt;&lt;/dates&gt;&lt;urls&gt;&lt;related-urls&gt;&lt;url&gt;http://content.nejm.org/cgi/content/abstract/351/4/327&lt;/url&gt;&lt;/related-urls&gt;&lt;/urls&gt;&lt;/record&gt;&lt;/Cite&gt;&lt;Cite&gt;&lt;Author&gt;Guerin&lt;/Author&gt;&lt;Year&gt;2011&lt;/Year&gt;&lt;RecNum&gt;1335&lt;/RecNum&gt;&lt;record&gt;&lt;rec-number&gt;1335&lt;/rec-number&gt;&lt;foreign-keys&gt;&lt;key app="EN" db-id="wxdr0evsnr9ppgerwwupvwvotzzzffrvvwzd" timestamp="1343183269"&gt;1335&lt;/key&gt;&lt;/foreign-keys&gt;&lt;ref-type name="Journal Article"&gt;17&lt;/ref-type&gt;&lt;contributors&gt;&lt;authors&gt;&lt;author&gt;C. Guerin&lt;/author&gt;&lt;/authors&gt;&lt;/contributors&gt;&lt;titles&gt;&lt;title&gt;The preventive role of higher PEEP in trating severely hypoxemic ARDS&lt;/title&gt;&lt;secondary-title&gt;Minerva Anestesiol&lt;/secondary-title&gt;&lt;/titles&gt;&lt;periodical&gt;&lt;full-title&gt;Minerva Anestesiol&lt;/full-title&gt;&lt;/periodical&gt;&lt;pages&gt;835-845&lt;/pages&gt;&lt;volume&gt;77&lt;/volume&gt;&lt;number&gt;8&lt;/number&gt;&lt;dates&gt;&lt;year&gt;2011&lt;/year&gt;&lt;/dates&gt;&lt;urls&gt;&lt;/urls&gt;&lt;/record&gt;&lt;/Cite&gt;&lt;/EndNote&gt;</w:instrText>
      </w:r>
      <w:r w:rsidR="00DF5846" w:rsidRPr="006300AF">
        <w:rPr>
          <w:rFonts w:ascii="Times New Roman" w:hAnsi="Times New Roman"/>
          <w:sz w:val="24"/>
          <w:szCs w:val="24"/>
          <w:lang w:val="en-GB"/>
        </w:rPr>
        <w:fldChar w:fldCharType="separate"/>
      </w:r>
      <w:r w:rsidR="00DF5846" w:rsidRPr="006300AF">
        <w:rPr>
          <w:rFonts w:ascii="Times New Roman" w:hAnsi="Times New Roman"/>
          <w:sz w:val="24"/>
          <w:szCs w:val="24"/>
          <w:lang w:val="en-GB"/>
        </w:rPr>
        <w:t>(</w:t>
      </w:r>
      <w:hyperlink w:anchor="_ENREF_4" w:tooltip="Brower, 2004 #156" w:history="1">
        <w:r w:rsidR="0081016E" w:rsidRPr="006300AF">
          <w:rPr>
            <w:rFonts w:ascii="Times New Roman" w:hAnsi="Times New Roman"/>
            <w:sz w:val="24"/>
            <w:szCs w:val="24"/>
            <w:lang w:val="en-GB"/>
          </w:rPr>
          <w:t>Brower et al., 2004</w:t>
        </w:r>
      </w:hyperlink>
      <w:r w:rsidR="00DF5846" w:rsidRPr="006300AF">
        <w:rPr>
          <w:rFonts w:ascii="Times New Roman" w:hAnsi="Times New Roman"/>
          <w:sz w:val="24"/>
          <w:szCs w:val="24"/>
          <w:lang w:val="en-GB"/>
        </w:rPr>
        <w:t xml:space="preserve">, </w:t>
      </w:r>
      <w:hyperlink w:anchor="_ENREF_15" w:tooltip="Guerin, 2011 #1335" w:history="1">
        <w:r w:rsidR="0081016E" w:rsidRPr="006300AF">
          <w:rPr>
            <w:rFonts w:ascii="Times New Roman" w:hAnsi="Times New Roman"/>
            <w:sz w:val="24"/>
            <w:szCs w:val="24"/>
            <w:lang w:val="en-GB"/>
          </w:rPr>
          <w:t>Guerin, 2011</w:t>
        </w:r>
      </w:hyperlink>
      <w:r w:rsidR="00DF5846" w:rsidRPr="006300AF">
        <w:rPr>
          <w:rFonts w:ascii="Times New Roman" w:hAnsi="Times New Roman"/>
          <w:sz w:val="24"/>
          <w:szCs w:val="24"/>
          <w:lang w:val="en-GB"/>
        </w:rPr>
        <w:t>)</w:t>
      </w:r>
      <w:r w:rsidR="00DF5846" w:rsidRPr="006300AF">
        <w:rPr>
          <w:rFonts w:ascii="Times New Roman" w:hAnsi="Times New Roman"/>
          <w:sz w:val="24"/>
          <w:szCs w:val="24"/>
          <w:lang w:val="en-GB"/>
        </w:rPr>
        <w:fldChar w:fldCharType="end"/>
      </w:r>
      <w:r w:rsidR="00DF5846" w:rsidRPr="006300AF">
        <w:rPr>
          <w:rFonts w:ascii="Times New Roman" w:hAnsi="Times New Roman"/>
          <w:sz w:val="24"/>
          <w:szCs w:val="24"/>
          <w:lang w:val="en-GB"/>
        </w:rPr>
        <w:t xml:space="preserve">. The result is a difficult problem of balancing added pressure and risk, as current tools and methods cannot provide insight into patient-specific response to PEEP </w:t>
      </w:r>
      <w:r w:rsidR="00DF5846" w:rsidRPr="006300AF">
        <w:rPr>
          <w:rFonts w:ascii="Times New Roman" w:hAnsi="Times New Roman"/>
          <w:sz w:val="24"/>
          <w:szCs w:val="24"/>
          <w:lang w:val="en-GB"/>
        </w:rPr>
        <w:fldChar w:fldCharType="begin"/>
      </w:r>
      <w:r w:rsidR="00DF5846" w:rsidRPr="006300AF">
        <w:rPr>
          <w:rFonts w:ascii="Times New Roman" w:hAnsi="Times New Roman"/>
          <w:sz w:val="24"/>
          <w:szCs w:val="24"/>
          <w:lang w:val="en-GB"/>
        </w:rPr>
        <w:instrText xml:space="preserve"> ADDIN EN.CITE &lt;EndNote&gt;&lt;Cite&gt;&lt;Author&gt;Sundaresan&lt;/Author&gt;&lt;Year&gt;2011&lt;/Year&gt;&lt;RecNum&gt;185&lt;/RecNum&gt;&lt;DisplayText&gt;(Sundaresan and Chase, 2011)&lt;/DisplayText&gt;&lt;record&gt;&lt;rec-number&gt;185&lt;/rec-number&gt;&lt;foreign-keys&gt;&lt;key app="EN" db-id="wxdr0evsnr9ppgerwwupvwvotzzzffrvvwzd" timestamp="1304982454"&gt;185&lt;/key&gt;&lt;/foreign-keys&gt;&lt;ref-type name="Journal Article"&gt;17&lt;/ref-type&gt;&lt;contributors&gt;&lt;authors&gt;&lt;author&gt;Sundaresan, Ashwath&lt;/author&gt;&lt;author&gt;Chase, J. Geoffrey&lt;/author&gt;&lt;/authors&gt;&lt;/contributors&gt;&lt;titles&gt;&lt;title&gt;Positive end expiratory pressure in patients with acute respiratory distress syndrome - The past, present and future&lt;/title&gt;&lt;secondary-title&gt;Biomedical Signal Processing and Control&lt;/secondary-title&gt;&lt;/titles&gt;&lt;periodical&gt;&lt;full-title&gt;Biomedical Signal Processing and Control&lt;/full-title&gt;&lt;/periodical&gt;&lt;pages&gt;93-103&lt;/pages&gt;&lt;volume&gt;7&lt;/volume&gt;&lt;number&gt;2&lt;/number&gt;&lt;keywords&gt;&lt;keyword&gt;Mechanical ventilation&lt;/keyword&gt;&lt;keyword&gt;PEEP&lt;/keyword&gt;&lt;keyword&gt;Model based methods&lt;/keyword&gt;&lt;keyword&gt;Imaging methods&lt;/keyword&gt;&lt;/keywords&gt;&lt;dates&gt;&lt;year&gt;2011&lt;/year&gt;&lt;/dates&gt;&lt;isbn&gt;1746-8094&lt;/isbn&gt;&lt;urls&gt;&lt;related-urls&gt;&lt;url&gt;http://www.sciencedirect.com/science/article/B7XMN-52J1WC8-2/2/79fe1ad5b276894d36ab3c80085b7ce4&lt;/url&gt;&lt;/related-urls&gt;&lt;/urls&gt;&lt;electronic-resource-num&gt;10.1016/j.bspc.2011.03.001&lt;/electronic-resource-num&gt;&lt;/record&gt;&lt;/Cite&gt;&lt;/EndNote&gt;</w:instrText>
      </w:r>
      <w:r w:rsidR="00DF5846" w:rsidRPr="006300AF">
        <w:rPr>
          <w:rFonts w:ascii="Times New Roman" w:hAnsi="Times New Roman"/>
          <w:sz w:val="24"/>
          <w:szCs w:val="24"/>
          <w:lang w:val="en-GB"/>
        </w:rPr>
        <w:fldChar w:fldCharType="separate"/>
      </w:r>
      <w:r w:rsidR="00DF5846" w:rsidRPr="006300AF">
        <w:rPr>
          <w:rFonts w:ascii="Times New Roman" w:hAnsi="Times New Roman"/>
          <w:sz w:val="24"/>
          <w:szCs w:val="24"/>
          <w:lang w:val="en-GB"/>
        </w:rPr>
        <w:t>(</w:t>
      </w:r>
      <w:hyperlink w:anchor="_ENREF_24" w:tooltip="Sundaresan, 2011 #185" w:history="1">
        <w:r w:rsidR="0081016E" w:rsidRPr="006300AF">
          <w:rPr>
            <w:rFonts w:ascii="Times New Roman" w:hAnsi="Times New Roman"/>
            <w:sz w:val="24"/>
            <w:szCs w:val="24"/>
            <w:lang w:val="en-GB"/>
          </w:rPr>
          <w:t>Sundaresan and Chase, 2011</w:t>
        </w:r>
      </w:hyperlink>
      <w:r w:rsidR="00DF5846" w:rsidRPr="006300AF">
        <w:rPr>
          <w:rFonts w:ascii="Times New Roman" w:hAnsi="Times New Roman"/>
          <w:sz w:val="24"/>
          <w:szCs w:val="24"/>
          <w:lang w:val="en-GB"/>
        </w:rPr>
        <w:t>)</w:t>
      </w:r>
      <w:r w:rsidR="00DF5846" w:rsidRPr="006300AF">
        <w:rPr>
          <w:rFonts w:ascii="Times New Roman" w:hAnsi="Times New Roman"/>
          <w:sz w:val="24"/>
          <w:szCs w:val="24"/>
          <w:lang w:val="en-GB"/>
        </w:rPr>
        <w:fldChar w:fldCharType="end"/>
      </w:r>
      <w:r w:rsidR="00DF5846" w:rsidRPr="006300AF">
        <w:rPr>
          <w:rFonts w:ascii="Times New Roman" w:hAnsi="Times New Roman"/>
          <w:sz w:val="24"/>
          <w:szCs w:val="24"/>
          <w:lang w:val="en-GB"/>
        </w:rPr>
        <w:t>.</w:t>
      </w:r>
    </w:p>
    <w:p w14:paraId="7E41E348" w14:textId="77777777" w:rsidR="00993F68" w:rsidRPr="006300AF" w:rsidRDefault="00993F68" w:rsidP="004049A3">
      <w:pPr>
        <w:pStyle w:val="Text"/>
        <w:widowControl w:val="0"/>
        <w:spacing w:line="360" w:lineRule="auto"/>
        <w:jc w:val="both"/>
        <w:rPr>
          <w:rFonts w:ascii="Times New Roman" w:hAnsi="Times New Roman"/>
          <w:sz w:val="24"/>
          <w:szCs w:val="24"/>
          <w:lang w:val="en-GB"/>
        </w:rPr>
      </w:pPr>
    </w:p>
    <w:p w14:paraId="40B93525" w14:textId="2460E0E4" w:rsidR="00DF5846" w:rsidRPr="006300AF" w:rsidRDefault="00DF5846" w:rsidP="004049A3">
      <w:pPr>
        <w:pStyle w:val="Text"/>
        <w:widowControl w:val="0"/>
        <w:spacing w:line="360" w:lineRule="auto"/>
        <w:jc w:val="both"/>
        <w:rPr>
          <w:rFonts w:ascii="Times New Roman" w:hAnsi="Times New Roman"/>
          <w:sz w:val="24"/>
          <w:szCs w:val="24"/>
          <w:lang w:val="en-GB"/>
        </w:rPr>
      </w:pPr>
      <w:r w:rsidRPr="006300AF">
        <w:rPr>
          <w:rFonts w:ascii="Times New Roman" w:hAnsi="Times New Roman"/>
          <w:sz w:val="24"/>
          <w:szCs w:val="24"/>
          <w:lang w:val="en-GB"/>
        </w:rPr>
        <w:t xml:space="preserve">As a result, patient care can be variable and costly </w:t>
      </w:r>
      <w:r w:rsidRPr="006300AF">
        <w:rPr>
          <w:rFonts w:ascii="Times New Roman" w:hAnsi="Times New Roman"/>
          <w:sz w:val="24"/>
          <w:szCs w:val="24"/>
          <w:lang w:val="en-GB"/>
        </w:rPr>
        <w:fldChar w:fldCharType="begin"/>
      </w:r>
      <w:r w:rsidRPr="006300AF">
        <w:rPr>
          <w:rFonts w:ascii="Times New Roman" w:hAnsi="Times New Roman"/>
          <w:sz w:val="24"/>
          <w:szCs w:val="24"/>
          <w:lang w:val="en-GB"/>
        </w:rPr>
        <w:instrText xml:space="preserve"> ADDIN EN.CITE &lt;EndNote&gt;&lt;Cite&gt;&lt;Author&gt;Dasta&lt;/Author&gt;&lt;Year&gt;2005&lt;/Year&gt;&lt;RecNum&gt;292&lt;/RecNum&gt;&lt;DisplayText&gt;(Dasta et al., 2005)&lt;/DisplayText&gt;&lt;record&gt;&lt;rec-number&gt;292&lt;/rec-number&gt;&lt;foreign-keys&gt;&lt;key app="EN" db-id="wxdr0evsnr9ppgerwwupvwvotzzzffrvvwzd" timestamp="1306184963"&gt;292&lt;/key&gt;&lt;/foreign-keys&gt;&lt;ref-type name="Journal Article"&gt;17&lt;/ref-type&gt;&lt;contributors&gt;&lt;authors&gt;&lt;author&gt;Dasta, J. F.&lt;/author&gt;&lt;author&gt;McLaughlin, T. P.&lt;/author&gt;&lt;author&gt;Mody, S. H.&lt;/author&gt;&lt;author&gt;Piech, C. T.&lt;/author&gt;&lt;/authors&gt;&lt;/contributors&gt;&lt;titles&gt;&lt;title&gt;Daily cost of an intensive care unit day: The contribution of mechanical ventilation&lt;/title&gt;&lt;secondary-title&gt;Crit Care Med&lt;/secondary-title&gt;&lt;/titles&gt;&lt;periodical&gt;&lt;full-title&gt;Crit Care Med&lt;/full-title&gt;&lt;/periodical&gt;&lt;pages&gt;1266-1271&lt;/pages&gt;&lt;volume&gt;33&lt;/volume&gt;&lt;number&gt;6&lt;/number&gt;&lt;dates&gt;&lt;year&gt;2005&lt;/year&gt;&lt;/dates&gt;&lt;urls&gt;&lt;/urls&gt;&lt;/record&gt;&lt;/Cite&gt;&lt;/EndNote&gt;</w:instrText>
      </w:r>
      <w:r w:rsidRPr="006300AF">
        <w:rPr>
          <w:rFonts w:ascii="Times New Roman" w:hAnsi="Times New Roman"/>
          <w:sz w:val="24"/>
          <w:szCs w:val="24"/>
          <w:lang w:val="en-GB"/>
        </w:rPr>
        <w:fldChar w:fldCharType="separate"/>
      </w:r>
      <w:r w:rsidRPr="006300AF">
        <w:rPr>
          <w:rFonts w:ascii="Times New Roman" w:hAnsi="Times New Roman"/>
          <w:sz w:val="24"/>
          <w:szCs w:val="24"/>
          <w:lang w:val="en-GB"/>
        </w:rPr>
        <w:t>(</w:t>
      </w:r>
      <w:hyperlink w:anchor="_ENREF_10" w:tooltip="Dasta, 2005 #292" w:history="1">
        <w:r w:rsidR="0081016E" w:rsidRPr="006300AF">
          <w:rPr>
            <w:rFonts w:ascii="Times New Roman" w:hAnsi="Times New Roman"/>
            <w:sz w:val="24"/>
            <w:szCs w:val="24"/>
            <w:lang w:val="en-GB"/>
          </w:rPr>
          <w:t>Dasta et al., 2005</w:t>
        </w:r>
      </w:hyperlink>
      <w:r w:rsidRPr="006300AF">
        <w:rPr>
          <w:rFonts w:ascii="Times New Roman" w:hAnsi="Times New Roman"/>
          <w:sz w:val="24"/>
          <w:szCs w:val="24"/>
          <w:lang w:val="en-GB"/>
        </w:rPr>
        <w:t>)</w:t>
      </w:r>
      <w:r w:rsidRPr="006300AF">
        <w:rPr>
          <w:rFonts w:ascii="Times New Roman" w:hAnsi="Times New Roman"/>
          <w:sz w:val="24"/>
          <w:szCs w:val="24"/>
          <w:lang w:val="en-GB"/>
        </w:rPr>
        <w:fldChar w:fldCharType="end"/>
      </w:r>
      <w:r w:rsidRPr="006300AF">
        <w:rPr>
          <w:rFonts w:ascii="Times New Roman" w:hAnsi="Times New Roman"/>
          <w:sz w:val="24"/>
          <w:szCs w:val="24"/>
          <w:lang w:val="en-GB"/>
        </w:rPr>
        <w:t>, affecting patient-</w:t>
      </w:r>
      <w:r w:rsidR="00BD0752" w:rsidRPr="006300AF">
        <w:rPr>
          <w:rFonts w:ascii="Times New Roman" w:hAnsi="Times New Roman"/>
          <w:sz w:val="24"/>
          <w:szCs w:val="24"/>
          <w:lang w:val="en-GB"/>
        </w:rPr>
        <w:t>centred</w:t>
      </w:r>
      <w:r w:rsidRPr="006300AF">
        <w:rPr>
          <w:rFonts w:ascii="Times New Roman" w:hAnsi="Times New Roman"/>
          <w:sz w:val="24"/>
          <w:szCs w:val="24"/>
          <w:lang w:val="en-GB"/>
        </w:rPr>
        <w:t xml:space="preserve"> quality of care and clinical outcomes </w:t>
      </w:r>
      <w:r w:rsidRPr="006300AF">
        <w:rPr>
          <w:rFonts w:ascii="Times New Roman" w:hAnsi="Times New Roman"/>
          <w:sz w:val="24"/>
          <w:szCs w:val="24"/>
          <w:lang w:val="en-GB"/>
        </w:rPr>
        <w:fldChar w:fldCharType="begin"/>
      </w:r>
      <w:r w:rsidRPr="006300AF">
        <w:rPr>
          <w:rFonts w:ascii="Times New Roman" w:hAnsi="Times New Roman"/>
          <w:sz w:val="24"/>
          <w:szCs w:val="24"/>
          <w:lang w:val="en-GB"/>
        </w:rPr>
        <w:instrText xml:space="preserve"> ADDIN EN.CITE &lt;EndNote&gt;&lt;Cite&gt;&lt;Author&gt;Chase&lt;/Author&gt;&lt;Year&gt;2011&lt;/Year&gt;&lt;RecNum&gt;588&lt;/RecNum&gt;&lt;DisplayText&gt;(Chase et al., 2011)&lt;/DisplayText&gt;&lt;record&gt;&lt;rec-number&gt;588&lt;/rec-number&gt;&lt;foreign-keys&gt;&lt;key app="EN" db-id="wxdr0evsnr9ppgerwwupvwvotzzzffrvvwzd" timestamp="1311645914"&gt;588&lt;/key&gt;&lt;/foreign-keys&gt;&lt;ref-type name="Journal Article"&gt;17&lt;/ref-type&gt;&lt;contributors&gt;&lt;authors&gt;&lt;author&gt;Chase, J Geoffrey&lt;/author&gt;&lt;author&gt;Le Compte, Aaron&lt;/author&gt;&lt;author&gt;Preiser, J-C&lt;/author&gt;&lt;author&gt;Shaw, Geoffrey&lt;/author&gt;&lt;author&gt;Penning, Sophie&lt;/author&gt;&lt;author&gt;Desaive, Thomas&lt;/author&gt;&lt;/authors&gt;&lt;/contributors&gt;&lt;titles&gt;&lt;title&gt;Physiological modeling, tight glycemic control, and the ICU clinician: what are models and how can they affect practice?&lt;/title&gt;&lt;secondary-title&gt;Annals of Intensive Care&lt;/secondary-title&gt;&lt;/titles&gt;&lt;periodical&gt;&lt;full-title&gt;Annals of Intensive Care&lt;/full-title&gt;&lt;/periodical&gt;&lt;volume&gt;1:11&lt;/volume&gt;&lt;dates&gt;&lt;year&gt;2011&lt;/year&gt;&lt;pub-dates&gt;&lt;date&gt;2011&lt;/date&gt;&lt;/pub-dates&gt;&lt;/dates&gt;&lt;isbn&gt;2110-5820&lt;/isbn&gt;&lt;work-type&gt;Journal Article&lt;/work-type&gt;&lt;urls&gt;&lt;related-urls&gt;&lt;url&gt;http://www.annalsofintensivecare.com/content/1/1/11&lt;/url&gt;&lt;/related-urls&gt;&lt;/urls&gt;&lt;electronic-resource-num&gt;doi:10.1186/2110-5820-1-11&lt;/electronic-resource-num&gt;&lt;/record&gt;&lt;/Cite&gt;&lt;/EndNote&gt;</w:instrText>
      </w:r>
      <w:r w:rsidRPr="006300AF">
        <w:rPr>
          <w:rFonts w:ascii="Times New Roman" w:hAnsi="Times New Roman"/>
          <w:sz w:val="24"/>
          <w:szCs w:val="24"/>
          <w:lang w:val="en-GB"/>
        </w:rPr>
        <w:fldChar w:fldCharType="separate"/>
      </w:r>
      <w:r w:rsidRPr="006300AF">
        <w:rPr>
          <w:rFonts w:ascii="Times New Roman" w:hAnsi="Times New Roman"/>
          <w:sz w:val="24"/>
          <w:szCs w:val="24"/>
          <w:lang w:val="en-GB"/>
        </w:rPr>
        <w:t>(</w:t>
      </w:r>
      <w:hyperlink w:anchor="_ENREF_6" w:tooltip="Chase, 2011 #588" w:history="1">
        <w:r w:rsidR="0081016E" w:rsidRPr="006300AF">
          <w:rPr>
            <w:rFonts w:ascii="Times New Roman" w:hAnsi="Times New Roman"/>
            <w:sz w:val="24"/>
            <w:szCs w:val="24"/>
            <w:lang w:val="en-GB"/>
          </w:rPr>
          <w:t>Chase et al., 2011</w:t>
        </w:r>
      </w:hyperlink>
      <w:r w:rsidRPr="006300AF">
        <w:rPr>
          <w:rFonts w:ascii="Times New Roman" w:hAnsi="Times New Roman"/>
          <w:sz w:val="24"/>
          <w:szCs w:val="24"/>
          <w:lang w:val="en-GB"/>
        </w:rPr>
        <w:t>)</w:t>
      </w:r>
      <w:r w:rsidRPr="006300AF">
        <w:rPr>
          <w:rFonts w:ascii="Times New Roman" w:hAnsi="Times New Roman"/>
          <w:sz w:val="24"/>
          <w:szCs w:val="24"/>
          <w:lang w:val="en-GB"/>
        </w:rPr>
        <w:fldChar w:fldCharType="end"/>
      </w:r>
      <w:r w:rsidRPr="006300AF">
        <w:rPr>
          <w:rFonts w:ascii="Times New Roman" w:hAnsi="Times New Roman"/>
          <w:sz w:val="24"/>
          <w:szCs w:val="24"/>
          <w:lang w:val="en-GB"/>
        </w:rPr>
        <w:t xml:space="preserve">. In particular, ventilated patients stay 70% longer in ICU and cost 140% more </w:t>
      </w:r>
      <w:r w:rsidRPr="006300AF">
        <w:rPr>
          <w:rFonts w:ascii="Times New Roman" w:hAnsi="Times New Roman"/>
          <w:sz w:val="24"/>
          <w:szCs w:val="24"/>
          <w:lang w:val="en-GB"/>
        </w:rPr>
        <w:fldChar w:fldCharType="begin"/>
      </w:r>
      <w:r w:rsidRPr="006300AF">
        <w:rPr>
          <w:rFonts w:ascii="Times New Roman" w:hAnsi="Times New Roman"/>
          <w:sz w:val="24"/>
          <w:szCs w:val="24"/>
          <w:lang w:val="en-GB"/>
        </w:rPr>
        <w:instrText xml:space="preserve"> ADDIN EN.CITE &lt;EndNote&gt;&lt;Cite&gt;&lt;Author&gt;Dasta&lt;/Author&gt;&lt;Year&gt;2005&lt;/Year&gt;&lt;RecNum&gt;292&lt;/RecNum&gt;&lt;DisplayText&gt;(Dasta et al., 2005)&lt;/DisplayText&gt;&lt;record&gt;&lt;rec-number&gt;292&lt;/rec-number&gt;&lt;foreign-keys&gt;&lt;key app="EN" db-id="wxdr0evsnr9ppgerwwupvwvotzzzffrvvwzd" timestamp="1306184963"&gt;292&lt;/key&gt;&lt;/foreign-keys&gt;&lt;ref-type name="Journal Article"&gt;17&lt;/ref-type&gt;&lt;contributors&gt;&lt;authors&gt;&lt;author&gt;Dasta, J. F.&lt;/author&gt;&lt;author&gt;McLaughlin, T. P.&lt;/author&gt;&lt;author&gt;Mody, S. H.&lt;/author&gt;&lt;author&gt;Piech, C. T.&lt;/author&gt;&lt;/authors&gt;&lt;/contributors&gt;&lt;titles&gt;&lt;title&gt;Daily cost of an intensive care unit day: The contribution of mechanical ventilation&lt;/title&gt;&lt;secondary-title&gt;Crit Care Med&lt;/secondary-title&gt;&lt;/titles&gt;&lt;periodical&gt;&lt;full-title&gt;Crit Care Med&lt;/full-title&gt;&lt;/periodical&gt;&lt;pages&gt;1266-1271&lt;/pages&gt;&lt;volume&gt;33&lt;/volume&gt;&lt;number&gt;6&lt;/number&gt;&lt;dates&gt;&lt;year&gt;2005&lt;/year&gt;&lt;/dates&gt;&lt;urls&gt;&lt;/urls&gt;&lt;/record&gt;&lt;/Cite&gt;&lt;/EndNote&gt;</w:instrText>
      </w:r>
      <w:r w:rsidRPr="006300AF">
        <w:rPr>
          <w:rFonts w:ascii="Times New Roman" w:hAnsi="Times New Roman"/>
          <w:sz w:val="24"/>
          <w:szCs w:val="24"/>
          <w:lang w:val="en-GB"/>
        </w:rPr>
        <w:fldChar w:fldCharType="separate"/>
      </w:r>
      <w:r w:rsidRPr="006300AF">
        <w:rPr>
          <w:rFonts w:ascii="Times New Roman" w:hAnsi="Times New Roman"/>
          <w:sz w:val="24"/>
          <w:szCs w:val="24"/>
          <w:lang w:val="en-GB"/>
        </w:rPr>
        <w:t>(</w:t>
      </w:r>
      <w:hyperlink w:anchor="_ENREF_10" w:tooltip="Dasta, 2005 #292" w:history="1">
        <w:r w:rsidR="0081016E" w:rsidRPr="006300AF">
          <w:rPr>
            <w:rFonts w:ascii="Times New Roman" w:hAnsi="Times New Roman"/>
            <w:sz w:val="24"/>
            <w:szCs w:val="24"/>
            <w:lang w:val="en-GB"/>
          </w:rPr>
          <w:t>Dasta et al., 2005</w:t>
        </w:r>
      </w:hyperlink>
      <w:r w:rsidRPr="006300AF">
        <w:rPr>
          <w:rFonts w:ascii="Times New Roman" w:hAnsi="Times New Roman"/>
          <w:sz w:val="24"/>
          <w:szCs w:val="24"/>
          <w:lang w:val="en-GB"/>
        </w:rPr>
        <w:t>)</w:t>
      </w:r>
      <w:r w:rsidRPr="006300AF">
        <w:rPr>
          <w:rFonts w:ascii="Times New Roman" w:hAnsi="Times New Roman"/>
          <w:sz w:val="24"/>
          <w:szCs w:val="24"/>
          <w:lang w:val="en-GB"/>
        </w:rPr>
        <w:fldChar w:fldCharType="end"/>
      </w:r>
      <w:r w:rsidRPr="006300AF">
        <w:rPr>
          <w:rFonts w:ascii="Times New Roman" w:hAnsi="Times New Roman"/>
          <w:sz w:val="24"/>
          <w:szCs w:val="24"/>
          <w:lang w:val="en-GB"/>
        </w:rPr>
        <w:t xml:space="preserve"> than non-MV patients, indicating the potential for improving care. The main problem is the </w:t>
      </w:r>
      <w:smartTag w:uri="urn:schemas-microsoft-com:office:smarttags" w:element="stockticker">
        <w:r w:rsidRPr="006300AF">
          <w:rPr>
            <w:rFonts w:ascii="Times New Roman" w:hAnsi="Times New Roman"/>
            <w:sz w:val="24"/>
            <w:szCs w:val="24"/>
            <w:lang w:val="en-GB"/>
          </w:rPr>
          <w:t>ALI</w:t>
        </w:r>
      </w:smartTag>
      <w:r w:rsidRPr="006300AF">
        <w:rPr>
          <w:rFonts w:ascii="Times New Roman" w:hAnsi="Times New Roman"/>
          <w:sz w:val="24"/>
          <w:szCs w:val="24"/>
          <w:lang w:val="en-GB"/>
        </w:rPr>
        <w:t xml:space="preserve">/ARDS lung is very heterogeneous with significant inter- and intra- patient variability. Thus, what works for one patient may lead to ventilator induced lung injury (VILI) in another. The current standard of care is to perform an invasive recruitment </w:t>
      </w:r>
      <w:r w:rsidR="001E0EBC" w:rsidRPr="006300AF">
        <w:rPr>
          <w:rFonts w:ascii="Times New Roman" w:hAnsi="Times New Roman"/>
          <w:sz w:val="24"/>
          <w:szCs w:val="24"/>
          <w:lang w:val="en-GB"/>
        </w:rPr>
        <w:t>manoeuvre</w:t>
      </w:r>
      <w:r w:rsidRPr="006300AF">
        <w:rPr>
          <w:rFonts w:ascii="Times New Roman" w:hAnsi="Times New Roman"/>
          <w:sz w:val="24"/>
          <w:szCs w:val="24"/>
          <w:lang w:val="en-GB"/>
        </w:rPr>
        <w:t xml:space="preserve"> to determine how best to titrate care </w:t>
      </w:r>
      <w:r w:rsidRPr="006300AF">
        <w:rPr>
          <w:rFonts w:ascii="Times New Roman" w:hAnsi="Times New Roman"/>
          <w:sz w:val="24"/>
          <w:szCs w:val="24"/>
          <w:lang w:val="en-GB"/>
        </w:rPr>
        <w:fldChar w:fldCharType="begin"/>
      </w:r>
      <w:r w:rsidRPr="006300AF">
        <w:rPr>
          <w:rFonts w:ascii="Times New Roman" w:hAnsi="Times New Roman"/>
          <w:sz w:val="24"/>
          <w:szCs w:val="24"/>
          <w:lang w:val="en-GB"/>
        </w:rPr>
        <w:instrText xml:space="preserve"> ADDIN EN.CITE &lt;EndNote&gt;&lt;Cite&gt;&lt;Author&gt;Malbouisson&lt;/Author&gt;&lt;Year&gt;2001&lt;/Year&gt;&lt;RecNum&gt;180&lt;/RecNum&gt;&lt;DisplayText&gt;(Malbouisson et al., 2001)&lt;/DisplayText&gt;&lt;record&gt;&lt;rec-number&gt;180&lt;/rec-number&gt;&lt;foreign-keys&gt;&lt;key app="EN" db-id="wxdr0evsnr9ppgerwwupvwvotzzzffrvvwzd" timestamp="1304548268"&gt;180&lt;/key&gt;&lt;/foreign-keys&gt;&lt;ref-type name="Journal Article"&gt;17&lt;/ref-type&gt;&lt;contributors&gt;&lt;authors&gt;&lt;author&gt;Malbouisson, Luiz M.&lt;/author&gt;&lt;author&gt;Muller, Jean-Charles&lt;/author&gt;&lt;author&gt;Constantin, Jean-Michel&lt;/author&gt;&lt;author&gt;Lu, Q. I. N.&lt;/author&gt;&lt;author&gt;Puybasset, Louis&lt;/author&gt;&lt;author&gt;Rouby, Jean-Jacques&lt;/author&gt;&lt;author&gt;the, C. T. Scan Ards Study Group&lt;/author&gt;&lt;/authors&gt;&lt;/contributors&gt;&lt;titles&gt;&lt;title&gt;Computed Tomography Assessment of Positive End-expiratory Pressure-induced Alveolar Recruitment in Patients with Acute Respiratory Distress Syndrome&lt;/title&gt;&lt;secondary-title&gt;Am. J. Respir. Crit. Care Med.&lt;/secondary-title&gt;&lt;/titles&gt;&lt;periodical&gt;&lt;full-title&gt;Am. J. Respir. Crit. Care Med.&lt;/full-title&gt;&lt;/periodical&gt;&lt;pages&gt;1444-1450&lt;/pages&gt;&lt;volume&gt;163&lt;/volume&gt;&lt;number&gt;6&lt;/number&gt;&lt;dates&gt;&lt;year&gt;2001&lt;/year&gt;&lt;pub-dates&gt;&lt;date&gt;May 1, 2001&lt;/date&gt;&lt;/pub-dates&gt;&lt;/dates&gt;&lt;urls&gt;&lt;related-urls&gt;&lt;url&gt;http://ajrccm.atsjournals.org/cgi/content/abstract/163/6/1444&lt;/url&gt;&lt;/related-urls&gt;&lt;/urls&gt;&lt;/record&gt;&lt;/Cite&gt;&lt;/EndNote&gt;</w:instrText>
      </w:r>
      <w:r w:rsidRPr="006300AF">
        <w:rPr>
          <w:rFonts w:ascii="Times New Roman" w:hAnsi="Times New Roman"/>
          <w:sz w:val="24"/>
          <w:szCs w:val="24"/>
          <w:lang w:val="en-GB"/>
        </w:rPr>
        <w:fldChar w:fldCharType="separate"/>
      </w:r>
      <w:r w:rsidRPr="006300AF">
        <w:rPr>
          <w:rFonts w:ascii="Times New Roman" w:hAnsi="Times New Roman"/>
          <w:sz w:val="24"/>
          <w:szCs w:val="24"/>
          <w:lang w:val="en-GB"/>
        </w:rPr>
        <w:t>(</w:t>
      </w:r>
      <w:hyperlink w:anchor="_ENREF_19" w:tooltip="Malbouisson, 2001 #180" w:history="1">
        <w:r w:rsidR="0081016E" w:rsidRPr="006300AF">
          <w:rPr>
            <w:rFonts w:ascii="Times New Roman" w:hAnsi="Times New Roman"/>
            <w:sz w:val="24"/>
            <w:szCs w:val="24"/>
            <w:lang w:val="en-GB"/>
          </w:rPr>
          <w:t>Malbouisson et al., 2001</w:t>
        </w:r>
      </w:hyperlink>
      <w:r w:rsidRPr="006300AF">
        <w:rPr>
          <w:rFonts w:ascii="Times New Roman" w:hAnsi="Times New Roman"/>
          <w:sz w:val="24"/>
          <w:szCs w:val="24"/>
          <w:lang w:val="en-GB"/>
        </w:rPr>
        <w:t>)</w:t>
      </w:r>
      <w:r w:rsidRPr="006300AF">
        <w:rPr>
          <w:rFonts w:ascii="Times New Roman" w:hAnsi="Times New Roman"/>
          <w:sz w:val="24"/>
          <w:szCs w:val="24"/>
          <w:lang w:val="en-GB"/>
        </w:rPr>
        <w:fldChar w:fldCharType="end"/>
      </w:r>
      <w:r w:rsidR="00B51C09" w:rsidRPr="006300AF">
        <w:rPr>
          <w:rFonts w:ascii="Times New Roman" w:hAnsi="Times New Roman"/>
          <w:sz w:val="24"/>
          <w:szCs w:val="24"/>
          <w:lang w:val="en-GB"/>
        </w:rPr>
        <w:t xml:space="preserve">. Thus, optimising </w:t>
      </w:r>
      <w:r w:rsidR="00090AEE" w:rsidRPr="006300AF">
        <w:rPr>
          <w:rFonts w:ascii="Times New Roman" w:hAnsi="Times New Roman"/>
          <w:sz w:val="24"/>
          <w:szCs w:val="24"/>
          <w:lang w:val="en-GB"/>
        </w:rPr>
        <w:t>MV management</w:t>
      </w:r>
      <w:r w:rsidRPr="006300AF">
        <w:rPr>
          <w:rFonts w:ascii="Times New Roman" w:hAnsi="Times New Roman"/>
          <w:sz w:val="24"/>
          <w:szCs w:val="24"/>
          <w:lang w:val="en-GB"/>
        </w:rPr>
        <w:t xml:space="preserve"> requires a means of assessing patient-specific lung condition and patient-specific response to MV therapy</w:t>
      </w:r>
      <w:r w:rsidR="00B51C09" w:rsidRPr="006300AF">
        <w:rPr>
          <w:rFonts w:ascii="Times New Roman" w:hAnsi="Times New Roman"/>
          <w:sz w:val="24"/>
          <w:szCs w:val="24"/>
          <w:lang w:val="en-GB"/>
        </w:rPr>
        <w:t xml:space="preserve"> usi</w:t>
      </w:r>
      <w:r w:rsidR="00090AEE" w:rsidRPr="006300AF">
        <w:rPr>
          <w:rFonts w:ascii="Times New Roman" w:hAnsi="Times New Roman"/>
          <w:sz w:val="24"/>
          <w:szCs w:val="24"/>
          <w:lang w:val="en-GB"/>
        </w:rPr>
        <w:t>ng a model-based approach</w:t>
      </w:r>
      <w:r w:rsidRPr="006300AF">
        <w:rPr>
          <w:rFonts w:ascii="Times New Roman" w:hAnsi="Times New Roman"/>
          <w:sz w:val="24"/>
          <w:szCs w:val="24"/>
          <w:lang w:val="en-GB"/>
        </w:rPr>
        <w:t>, to account for these variabilities and optimise treatment without excessive clinical effort or recruitment man</w:t>
      </w:r>
      <w:r w:rsidR="001E0EBC" w:rsidRPr="006300AF">
        <w:rPr>
          <w:rFonts w:ascii="Times New Roman" w:hAnsi="Times New Roman"/>
          <w:sz w:val="24"/>
          <w:szCs w:val="24"/>
          <w:lang w:val="en-GB"/>
        </w:rPr>
        <w:t>o</w:t>
      </w:r>
      <w:r w:rsidRPr="006300AF">
        <w:rPr>
          <w:rFonts w:ascii="Times New Roman" w:hAnsi="Times New Roman"/>
          <w:sz w:val="24"/>
          <w:szCs w:val="24"/>
          <w:lang w:val="en-GB"/>
        </w:rPr>
        <w:t xml:space="preserve">euvres. </w:t>
      </w:r>
    </w:p>
    <w:p w14:paraId="1C38AD2D" w14:textId="77777777" w:rsidR="001D741A" w:rsidRPr="006300AF" w:rsidRDefault="001D741A" w:rsidP="004049A3">
      <w:pPr>
        <w:pStyle w:val="Text"/>
        <w:widowControl w:val="0"/>
        <w:spacing w:line="360" w:lineRule="auto"/>
        <w:jc w:val="both"/>
        <w:rPr>
          <w:rFonts w:ascii="Times New Roman" w:hAnsi="Times New Roman"/>
          <w:sz w:val="24"/>
          <w:szCs w:val="24"/>
          <w:lang w:val="en-GB"/>
        </w:rPr>
      </w:pPr>
    </w:p>
    <w:p w14:paraId="45585DEE" w14:textId="5C3293C6" w:rsidR="009A4C22" w:rsidRPr="006300AF" w:rsidRDefault="001D741A" w:rsidP="004049A3">
      <w:pPr>
        <w:pStyle w:val="Text"/>
        <w:widowControl w:val="0"/>
        <w:spacing w:line="360" w:lineRule="auto"/>
        <w:jc w:val="both"/>
        <w:rPr>
          <w:rFonts w:ascii="Times New Roman" w:hAnsi="Times New Roman"/>
          <w:sz w:val="32"/>
          <w:szCs w:val="24"/>
          <w:lang w:val="en-GB"/>
        </w:rPr>
      </w:pPr>
      <w:r w:rsidRPr="006300AF">
        <w:rPr>
          <w:rFonts w:ascii="Times New Roman" w:hAnsi="Times New Roman"/>
          <w:sz w:val="24"/>
          <w:lang w:val="en-GB"/>
        </w:rPr>
        <w:t xml:space="preserve">Currently, several new model-based metrics for assessing patient-specific lung elastance </w:t>
      </w:r>
      <w:r w:rsidRPr="006300AF">
        <w:rPr>
          <w:rFonts w:ascii="Times New Roman" w:hAnsi="Times New Roman"/>
          <w:sz w:val="24"/>
          <w:lang w:val="en-GB"/>
        </w:rPr>
        <w:fldChar w:fldCharType="begin">
          <w:fldData xml:space="preserve">PEVuZE5vdGU+PENpdGU+PEF1dGhvcj5DaGlldzwvQXV0aG9yPjxZZWFyPjIwMTI8L1llYXI+PFJl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</w:fldData>
        </w:fldChar>
      </w:r>
      <w:r w:rsidR="00986F36" w:rsidRPr="006300AF">
        <w:rPr>
          <w:rFonts w:ascii="Times New Roman" w:hAnsi="Times New Roman"/>
          <w:sz w:val="24"/>
          <w:lang w:val="en-GB"/>
        </w:rPr>
        <w:instrText xml:space="preserve"> ADDIN EN.CITE </w:instrText>
      </w:r>
      <w:r w:rsidR="00986F36" w:rsidRPr="006300AF">
        <w:rPr>
          <w:rFonts w:ascii="Times New Roman" w:hAnsi="Times New Roman"/>
          <w:sz w:val="24"/>
          <w:lang w:val="en-GB"/>
        </w:rPr>
        <w:fldChar w:fldCharType="begin">
          <w:fldData xml:space="preserve">PEVuZE5vdGU+PENpdGU+PEF1dGhvcj5DaGlldzwvQXV0aG9yPjxZZWFyPjIwMTI8L1llYXI+PFJl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</w:fldData>
        </w:fldChar>
      </w:r>
      <w:r w:rsidR="00986F36" w:rsidRPr="006300AF">
        <w:rPr>
          <w:rFonts w:ascii="Times New Roman" w:hAnsi="Times New Roman"/>
          <w:sz w:val="24"/>
          <w:lang w:val="en-GB"/>
        </w:rPr>
        <w:instrText xml:space="preserve"> ADDIN EN.CITE.DATA </w:instrText>
      </w:r>
      <w:r w:rsidR="00986F36" w:rsidRPr="006300AF">
        <w:rPr>
          <w:rFonts w:ascii="Times New Roman" w:hAnsi="Times New Roman"/>
          <w:sz w:val="24"/>
          <w:lang w:val="en-GB"/>
        </w:rPr>
      </w:r>
      <w:r w:rsidR="00986F36" w:rsidRPr="006300AF">
        <w:rPr>
          <w:rFonts w:ascii="Times New Roman" w:hAnsi="Times New Roman"/>
          <w:sz w:val="24"/>
          <w:lang w:val="en-GB"/>
        </w:rPr>
        <w:fldChar w:fldCharType="end"/>
      </w:r>
      <w:r w:rsidRPr="006300AF">
        <w:rPr>
          <w:rFonts w:ascii="Times New Roman" w:hAnsi="Times New Roman"/>
          <w:sz w:val="24"/>
          <w:lang w:val="en-GB"/>
        </w:rPr>
      </w:r>
      <w:r w:rsidRPr="006300AF">
        <w:rPr>
          <w:rFonts w:ascii="Times New Roman" w:hAnsi="Times New Roman"/>
          <w:sz w:val="24"/>
          <w:lang w:val="en-GB"/>
        </w:rPr>
        <w:fldChar w:fldCharType="separate"/>
      </w:r>
      <w:r w:rsidR="00986F36" w:rsidRPr="006300AF">
        <w:rPr>
          <w:rFonts w:ascii="Times New Roman" w:hAnsi="Times New Roman"/>
          <w:sz w:val="24"/>
          <w:lang w:val="en-GB"/>
        </w:rPr>
        <w:t>(</w:t>
      </w:r>
      <w:hyperlink w:anchor="_ENREF_9" w:tooltip="Chiew, 2012 #974" w:history="1">
        <w:r w:rsidR="0081016E" w:rsidRPr="006300AF">
          <w:rPr>
            <w:rFonts w:ascii="Times New Roman" w:hAnsi="Times New Roman"/>
            <w:sz w:val="24"/>
            <w:lang w:val="en-GB"/>
          </w:rPr>
          <w:t>Chiew et al., 2012</w:t>
        </w:r>
      </w:hyperlink>
      <w:r w:rsidR="00986F36" w:rsidRPr="006300AF">
        <w:rPr>
          <w:rFonts w:ascii="Times New Roman" w:hAnsi="Times New Roman"/>
          <w:sz w:val="24"/>
          <w:lang w:val="en-GB"/>
        </w:rPr>
        <w:t xml:space="preserve">, </w:t>
      </w:r>
      <w:hyperlink w:anchor="_ENREF_8" w:tooltip="Chiew, 2011 #705" w:history="1">
        <w:r w:rsidR="0081016E" w:rsidRPr="006300AF">
          <w:rPr>
            <w:rFonts w:ascii="Times New Roman" w:hAnsi="Times New Roman"/>
            <w:sz w:val="24"/>
            <w:lang w:val="en-GB"/>
          </w:rPr>
          <w:t>Chiew et al., 2011</w:t>
        </w:r>
      </w:hyperlink>
      <w:r w:rsidR="00986F36" w:rsidRPr="006300AF">
        <w:rPr>
          <w:rFonts w:ascii="Times New Roman" w:hAnsi="Times New Roman"/>
          <w:sz w:val="24"/>
          <w:lang w:val="en-GB"/>
        </w:rPr>
        <w:t xml:space="preserve">, </w:t>
      </w:r>
      <w:hyperlink w:anchor="_ENREF_7" w:tooltip="Chiew, 2015 #2611" w:history="1">
        <w:r w:rsidR="0081016E" w:rsidRPr="006300AF">
          <w:rPr>
            <w:rFonts w:ascii="Times New Roman" w:hAnsi="Times New Roman"/>
            <w:sz w:val="24"/>
            <w:lang w:val="en-GB"/>
          </w:rPr>
          <w:t>Chiew et al., 2015</w:t>
        </w:r>
      </w:hyperlink>
      <w:r w:rsidR="00986F36" w:rsidRPr="006300AF">
        <w:rPr>
          <w:rFonts w:ascii="Times New Roman" w:hAnsi="Times New Roman"/>
          <w:sz w:val="24"/>
          <w:lang w:val="en-GB"/>
        </w:rPr>
        <w:t>)</w:t>
      </w:r>
      <w:r w:rsidRPr="006300AF">
        <w:rPr>
          <w:rFonts w:ascii="Times New Roman" w:hAnsi="Times New Roman"/>
          <w:sz w:val="24"/>
          <w:lang w:val="en-GB"/>
        </w:rPr>
        <w:fldChar w:fldCharType="end"/>
      </w:r>
      <w:r w:rsidRPr="006300AF">
        <w:rPr>
          <w:rFonts w:ascii="Times New Roman" w:hAnsi="Times New Roman"/>
          <w:sz w:val="24"/>
          <w:lang w:val="en-GB"/>
        </w:rPr>
        <w:t xml:space="preserve">, recruitment </w:t>
      </w:r>
      <w:r w:rsidRPr="006300AF">
        <w:rPr>
          <w:rFonts w:ascii="Times New Roman" w:hAnsi="Times New Roman"/>
          <w:sz w:val="24"/>
          <w:lang w:val="en-GB"/>
        </w:rPr>
        <w:fldChar w:fldCharType="begin">
          <w:fldData xml:space="preserve">PEVuZE5vdGU+PENpdGU+PEF1dGhvcj5TdW5kYXJlc2FuPC9BdXRob3I+PFllYXI+MjAwOTwvWWVh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</w:fldData>
        </w:fldChar>
      </w:r>
      <w:r w:rsidRPr="006300AF">
        <w:rPr>
          <w:rFonts w:ascii="Times New Roman" w:hAnsi="Times New Roman"/>
          <w:sz w:val="24"/>
          <w:lang w:val="en-GB"/>
        </w:rPr>
        <w:instrText xml:space="preserve"> ADDIN EN.CITE </w:instrText>
      </w:r>
      <w:r w:rsidRPr="006300AF">
        <w:rPr>
          <w:rFonts w:ascii="Times New Roman" w:hAnsi="Times New Roman"/>
          <w:sz w:val="24"/>
          <w:lang w:val="en-GB"/>
        </w:rPr>
        <w:fldChar w:fldCharType="begin">
          <w:fldData xml:space="preserve">PEVuZE5vdGU+PENpdGU+PEF1dGhvcj5TdW5kYXJlc2FuPC9BdXRob3I+PFllYXI+MjAwOTwvWWVh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</w:fldData>
        </w:fldChar>
      </w:r>
      <w:r w:rsidRPr="006300AF">
        <w:rPr>
          <w:rFonts w:ascii="Times New Roman" w:hAnsi="Times New Roman"/>
          <w:sz w:val="24"/>
          <w:lang w:val="en-GB"/>
        </w:rPr>
        <w:instrText xml:space="preserve"> ADDIN EN.CITE.DATA </w:instrText>
      </w:r>
      <w:r w:rsidRPr="006300AF">
        <w:rPr>
          <w:rFonts w:ascii="Times New Roman" w:hAnsi="Times New Roman"/>
          <w:sz w:val="24"/>
          <w:lang w:val="en-GB"/>
        </w:rPr>
      </w:r>
      <w:r w:rsidRPr="006300AF">
        <w:rPr>
          <w:rFonts w:ascii="Times New Roman" w:hAnsi="Times New Roman"/>
          <w:sz w:val="24"/>
          <w:lang w:val="en-GB"/>
        </w:rPr>
        <w:fldChar w:fldCharType="end"/>
      </w:r>
      <w:r w:rsidRPr="006300AF">
        <w:rPr>
          <w:rFonts w:ascii="Times New Roman" w:hAnsi="Times New Roman"/>
          <w:sz w:val="24"/>
          <w:lang w:val="en-GB"/>
        </w:rPr>
      </w:r>
      <w:r w:rsidRPr="006300AF">
        <w:rPr>
          <w:rFonts w:ascii="Times New Roman" w:hAnsi="Times New Roman"/>
          <w:sz w:val="24"/>
          <w:lang w:val="en-GB"/>
        </w:rPr>
        <w:fldChar w:fldCharType="separate"/>
      </w:r>
      <w:r w:rsidRPr="006300AF">
        <w:rPr>
          <w:rFonts w:ascii="Times New Roman" w:hAnsi="Times New Roman"/>
          <w:sz w:val="24"/>
          <w:lang w:val="en-GB"/>
        </w:rPr>
        <w:t>(</w:t>
      </w:r>
      <w:hyperlink w:anchor="_ENREF_26" w:tooltip="Sundaresan, 2009 #14" w:history="1">
        <w:r w:rsidR="0081016E" w:rsidRPr="006300AF">
          <w:rPr>
            <w:rFonts w:ascii="Times New Roman" w:hAnsi="Times New Roman"/>
            <w:sz w:val="24"/>
            <w:lang w:val="en-GB"/>
          </w:rPr>
          <w:t xml:space="preserve">Sundaresan et al., </w:t>
        </w:r>
        <w:r w:rsidR="0081016E" w:rsidRPr="006300AF">
          <w:rPr>
            <w:rFonts w:ascii="Times New Roman" w:hAnsi="Times New Roman"/>
            <w:sz w:val="24"/>
            <w:lang w:val="en-GB"/>
          </w:rPr>
          <w:lastRenderedPageBreak/>
          <w:t>2009</w:t>
        </w:r>
      </w:hyperlink>
      <w:r w:rsidRPr="006300AF">
        <w:rPr>
          <w:rFonts w:ascii="Times New Roman" w:hAnsi="Times New Roman"/>
          <w:sz w:val="24"/>
          <w:lang w:val="en-GB"/>
        </w:rPr>
        <w:t xml:space="preserve">, </w:t>
      </w:r>
      <w:hyperlink w:anchor="_ENREF_23" w:tooltip="Sundaresan, 2011 #624" w:history="1">
        <w:r w:rsidR="0081016E" w:rsidRPr="006300AF">
          <w:rPr>
            <w:rFonts w:ascii="Times New Roman" w:hAnsi="Times New Roman"/>
            <w:sz w:val="24"/>
            <w:lang w:val="en-GB"/>
          </w:rPr>
          <w:t>Sundaresan et al., 2011a</w:t>
        </w:r>
      </w:hyperlink>
      <w:r w:rsidRPr="006300AF">
        <w:rPr>
          <w:rFonts w:ascii="Times New Roman" w:hAnsi="Times New Roman"/>
          <w:sz w:val="24"/>
          <w:lang w:val="en-GB"/>
        </w:rPr>
        <w:t>)</w:t>
      </w:r>
      <w:r w:rsidRPr="006300AF">
        <w:rPr>
          <w:rFonts w:ascii="Times New Roman" w:hAnsi="Times New Roman"/>
          <w:sz w:val="24"/>
          <w:lang w:val="en-GB"/>
        </w:rPr>
        <w:fldChar w:fldCharType="end"/>
      </w:r>
      <w:r w:rsidRPr="006300AF">
        <w:rPr>
          <w:rFonts w:ascii="Times New Roman" w:hAnsi="Times New Roman"/>
          <w:sz w:val="24"/>
          <w:lang w:val="en-GB"/>
        </w:rPr>
        <w:t xml:space="preserve">, and recruitment and lung volume response to MV </w:t>
      </w:r>
      <w:r w:rsidRPr="006300AF">
        <w:rPr>
          <w:rFonts w:ascii="Times New Roman" w:hAnsi="Times New Roman"/>
          <w:sz w:val="24"/>
          <w:lang w:val="en-GB"/>
        </w:rPr>
        <w:fldChar w:fldCharType="begin"/>
      </w:r>
      <w:r w:rsidRPr="006300AF">
        <w:rPr>
          <w:rFonts w:ascii="Times New Roman" w:hAnsi="Times New Roman"/>
          <w:sz w:val="24"/>
          <w:lang w:val="en-GB"/>
        </w:rPr>
        <w:instrText xml:space="preserve"> ADDIN EN.CITE &lt;EndNote&gt;&lt;Cite&gt;&lt;Author&gt;Sundaresan&lt;/Author&gt;&lt;Year&gt;2011&lt;/Year&gt;&lt;RecNum&gt;181&lt;/RecNum&gt;&lt;DisplayText&gt;(Sundaresan et al., 2011b)&lt;/DisplayText&gt;&lt;record&gt;&lt;rec-number&gt;181&lt;/rec-number&gt;&lt;foreign-keys&gt;&lt;key app="EN" db-id="wxdr0evsnr9ppgerwwupvwvotzzzffrvvwzd" timestamp="1304632125"&gt;181&lt;/key&gt;&lt;/foreign-keys&gt;&lt;ref-type name="Journal Article"&gt;17&lt;/ref-type&gt;&lt;contributors&gt;&lt;authors&gt;&lt;author&gt;Sundaresan, Ashwath&lt;/author&gt;&lt;author&gt;Geoffrey Chase, J.&lt;/author&gt;&lt;author&gt;Hann, Christopher E.&lt;/author&gt;&lt;author&gt;Shaw, Geoffrey M.&lt;/author&gt;&lt;/authors&gt;&lt;/contributors&gt;&lt;titles&gt;&lt;title&gt;Dynamic functional residual capacity can be estimated using a stress-strain approach&lt;/title&gt;&lt;secondary-title&gt;Computer Methods and Programs in Biomedicine&lt;/secondary-title&gt;&lt;/titles&gt;&lt;periodical&gt;&lt;full-title&gt;Computer Methods and Programs in Biomedicine&lt;/full-title&gt;&lt;/periodical&gt;&lt;pages&gt;135-143&lt;/pages&gt;&lt;volume&gt;101&lt;/volume&gt;&lt;number&gt;2&lt;/number&gt;&lt;keywords&gt;&lt;keyword&gt;Mechanical ventilation&lt;/keyword&gt;&lt;keyword&gt;Functional residual capacity&lt;/keyword&gt;&lt;keyword&gt;Mechanical stress&lt;/keyword&gt;&lt;keyword&gt;PEEP&lt;/keyword&gt;&lt;keyword&gt;Model based methods&lt;/keyword&gt;&lt;/keywords&gt;&lt;dates&gt;&lt;year&gt;2011&lt;/year&gt;&lt;/dates&gt;&lt;isbn&gt;0169-2607&lt;/isbn&gt;&lt;urls&gt;&lt;related-urls&gt;&lt;url&gt;http://www.sciencedirect.com/science/article/B6T5J-508JX11-2/2/b3f3693598882ec0389774009156a494&lt;/url&gt;&lt;/related-urls&gt;&lt;/urls&gt;&lt;/record&gt;&lt;/Cite&gt;&lt;/EndNote&gt;</w:instrText>
      </w:r>
      <w:r w:rsidRPr="006300AF">
        <w:rPr>
          <w:rFonts w:ascii="Times New Roman" w:hAnsi="Times New Roman"/>
          <w:sz w:val="24"/>
          <w:lang w:val="en-GB"/>
        </w:rPr>
        <w:fldChar w:fldCharType="separate"/>
      </w:r>
      <w:r w:rsidRPr="006300AF">
        <w:rPr>
          <w:rFonts w:ascii="Times New Roman" w:hAnsi="Times New Roman"/>
          <w:sz w:val="24"/>
          <w:lang w:val="en-GB"/>
        </w:rPr>
        <w:t>(</w:t>
      </w:r>
      <w:hyperlink w:anchor="_ENREF_25" w:tooltip="Sundaresan, 2011 #181" w:history="1">
        <w:r w:rsidR="0081016E" w:rsidRPr="006300AF">
          <w:rPr>
            <w:rFonts w:ascii="Times New Roman" w:hAnsi="Times New Roman"/>
            <w:sz w:val="24"/>
            <w:lang w:val="en-GB"/>
          </w:rPr>
          <w:t>Sundaresan et al., 2011b</w:t>
        </w:r>
      </w:hyperlink>
      <w:r w:rsidRPr="006300AF">
        <w:rPr>
          <w:rFonts w:ascii="Times New Roman" w:hAnsi="Times New Roman"/>
          <w:sz w:val="24"/>
          <w:lang w:val="en-GB"/>
        </w:rPr>
        <w:t>)</w:t>
      </w:r>
      <w:r w:rsidRPr="006300AF">
        <w:rPr>
          <w:rFonts w:ascii="Times New Roman" w:hAnsi="Times New Roman"/>
          <w:sz w:val="24"/>
          <w:lang w:val="en-GB"/>
        </w:rPr>
        <w:fldChar w:fldCharType="end"/>
      </w:r>
      <w:r w:rsidRPr="006300AF">
        <w:rPr>
          <w:rFonts w:ascii="Times New Roman" w:hAnsi="Times New Roman"/>
          <w:sz w:val="24"/>
          <w:lang w:val="en-GB"/>
        </w:rPr>
        <w:t xml:space="preserve"> have been developed. Importantly, they all offer insight into patient-specific condition that is not available via typical static surrogate estimates </w:t>
      </w:r>
      <w:r w:rsidRPr="006300AF">
        <w:rPr>
          <w:rFonts w:ascii="Times New Roman" w:hAnsi="Times New Roman"/>
          <w:sz w:val="24"/>
          <w:lang w:val="en-GB"/>
        </w:rPr>
        <w:fldChar w:fldCharType="begin">
          <w:fldData xml:space="preserve">PEVuZE5vdGU+PENpdGU+PEF1dGhvcj5MdWNhbmdlbG88L0F1dGhvcj48WWVhcj4yMDA3PC9ZZWFy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</w:fldData>
        </w:fldChar>
      </w:r>
      <w:r w:rsidRPr="006300AF">
        <w:rPr>
          <w:rFonts w:ascii="Times New Roman" w:hAnsi="Times New Roman"/>
          <w:sz w:val="24"/>
          <w:lang w:val="en-GB"/>
        </w:rPr>
        <w:instrText xml:space="preserve"> ADDIN EN.CITE </w:instrText>
      </w:r>
      <w:r w:rsidRPr="006300AF">
        <w:rPr>
          <w:rFonts w:ascii="Times New Roman" w:hAnsi="Times New Roman"/>
          <w:sz w:val="24"/>
          <w:lang w:val="en-GB"/>
        </w:rPr>
        <w:fldChar w:fldCharType="begin">
          <w:fldData xml:space="preserve">PEVuZE5vdGU+PENpdGU+PEF1dGhvcj5MdWNhbmdlbG88L0F1dGhvcj48WWVhcj4yMDA3PC9ZZWFy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</w:fldData>
        </w:fldChar>
      </w:r>
      <w:r w:rsidRPr="006300AF">
        <w:rPr>
          <w:rFonts w:ascii="Times New Roman" w:hAnsi="Times New Roman"/>
          <w:sz w:val="24"/>
          <w:lang w:val="en-GB"/>
        </w:rPr>
        <w:instrText xml:space="preserve"> ADDIN EN.CITE.DATA </w:instrText>
      </w:r>
      <w:r w:rsidRPr="006300AF">
        <w:rPr>
          <w:rFonts w:ascii="Times New Roman" w:hAnsi="Times New Roman"/>
          <w:sz w:val="24"/>
          <w:lang w:val="en-GB"/>
        </w:rPr>
      </w:r>
      <w:r w:rsidRPr="006300AF">
        <w:rPr>
          <w:rFonts w:ascii="Times New Roman" w:hAnsi="Times New Roman"/>
          <w:sz w:val="24"/>
          <w:lang w:val="en-GB"/>
        </w:rPr>
        <w:fldChar w:fldCharType="end"/>
      </w:r>
      <w:r w:rsidRPr="006300AF">
        <w:rPr>
          <w:rFonts w:ascii="Times New Roman" w:hAnsi="Times New Roman"/>
          <w:sz w:val="24"/>
          <w:lang w:val="en-GB"/>
        </w:rPr>
      </w:r>
      <w:r w:rsidRPr="006300AF">
        <w:rPr>
          <w:rFonts w:ascii="Times New Roman" w:hAnsi="Times New Roman"/>
          <w:sz w:val="24"/>
          <w:lang w:val="en-GB"/>
        </w:rPr>
        <w:fldChar w:fldCharType="separate"/>
      </w:r>
      <w:r w:rsidRPr="006300AF">
        <w:rPr>
          <w:rFonts w:ascii="Times New Roman" w:hAnsi="Times New Roman"/>
          <w:sz w:val="24"/>
          <w:lang w:val="en-GB"/>
        </w:rPr>
        <w:t>(</w:t>
      </w:r>
      <w:hyperlink w:anchor="_ENREF_18" w:tooltip="Lucangelo, 2007 #1126" w:history="1">
        <w:r w:rsidR="0081016E" w:rsidRPr="006300AF">
          <w:rPr>
            <w:rFonts w:ascii="Times New Roman" w:hAnsi="Times New Roman"/>
            <w:sz w:val="24"/>
            <w:lang w:val="en-GB"/>
          </w:rPr>
          <w:t>Lucangelo et al., 2007</w:t>
        </w:r>
      </w:hyperlink>
      <w:r w:rsidRPr="006300AF">
        <w:rPr>
          <w:rFonts w:ascii="Times New Roman" w:hAnsi="Times New Roman"/>
          <w:sz w:val="24"/>
          <w:lang w:val="en-GB"/>
        </w:rPr>
        <w:t xml:space="preserve">, </w:t>
      </w:r>
      <w:hyperlink w:anchor="_ENREF_3" w:tooltip="Brochard, 2012 #1129" w:history="1">
        <w:r w:rsidR="0081016E" w:rsidRPr="006300AF">
          <w:rPr>
            <w:rFonts w:ascii="Times New Roman" w:hAnsi="Times New Roman"/>
            <w:sz w:val="24"/>
            <w:lang w:val="en-GB"/>
          </w:rPr>
          <w:t>Brochard et al., 2012</w:t>
        </w:r>
      </w:hyperlink>
      <w:r w:rsidRPr="006300AF">
        <w:rPr>
          <w:rFonts w:ascii="Times New Roman" w:hAnsi="Times New Roman"/>
          <w:sz w:val="24"/>
          <w:lang w:val="en-GB"/>
        </w:rPr>
        <w:t>)</w:t>
      </w:r>
      <w:r w:rsidRPr="006300AF">
        <w:rPr>
          <w:rFonts w:ascii="Times New Roman" w:hAnsi="Times New Roman"/>
          <w:sz w:val="24"/>
          <w:lang w:val="en-GB"/>
        </w:rPr>
        <w:fldChar w:fldCharType="end"/>
      </w:r>
      <w:r w:rsidRPr="006300AF">
        <w:rPr>
          <w:rFonts w:ascii="Times New Roman" w:hAnsi="Times New Roman"/>
          <w:sz w:val="24"/>
          <w:lang w:val="en-GB"/>
        </w:rPr>
        <w:t xml:space="preserve">, and, equally, they can be estimated breath-to-breath, and monitored as a surrogate of patient condition, as well as potentially being used to guide therapy </w:t>
      </w:r>
      <w:r w:rsidRPr="006300AF">
        <w:rPr>
          <w:rFonts w:ascii="Times New Roman" w:hAnsi="Times New Roman"/>
          <w:sz w:val="24"/>
          <w:lang w:val="en-GB"/>
        </w:rPr>
        <w:fldChar w:fldCharType="begin">
          <w:fldData xml:space="preserve">PEVuZE5vdGU+PENpdGU+PEF1dGhvcj5DaGlldzwvQXV0aG9yPjxZZWFyPjIwMTE8L1llYXI+PFJl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</w:fldData>
        </w:fldChar>
      </w:r>
      <w:r w:rsidRPr="006300AF">
        <w:rPr>
          <w:rFonts w:ascii="Times New Roman" w:hAnsi="Times New Roman"/>
          <w:sz w:val="24"/>
          <w:lang w:val="en-GB"/>
        </w:rPr>
        <w:instrText xml:space="preserve"> ADDIN EN.CITE </w:instrText>
      </w:r>
      <w:r w:rsidRPr="006300AF">
        <w:rPr>
          <w:rFonts w:ascii="Times New Roman" w:hAnsi="Times New Roman"/>
          <w:sz w:val="24"/>
          <w:lang w:val="en-GB"/>
        </w:rPr>
        <w:fldChar w:fldCharType="begin">
          <w:fldData xml:space="preserve">PEVuZE5vdGU+PENpdGU+PEF1dGhvcj5DaGlldzwvQXV0aG9yPjxZZWFyPjIwMTE8L1llYXI+PFJl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</w:fldData>
        </w:fldChar>
      </w:r>
      <w:r w:rsidRPr="006300AF">
        <w:rPr>
          <w:rFonts w:ascii="Times New Roman" w:hAnsi="Times New Roman"/>
          <w:sz w:val="24"/>
          <w:lang w:val="en-GB"/>
        </w:rPr>
        <w:instrText xml:space="preserve"> ADDIN EN.CITE.DATA </w:instrText>
      </w:r>
      <w:r w:rsidRPr="006300AF">
        <w:rPr>
          <w:rFonts w:ascii="Times New Roman" w:hAnsi="Times New Roman"/>
          <w:sz w:val="24"/>
          <w:lang w:val="en-GB"/>
        </w:rPr>
      </w:r>
      <w:r w:rsidRPr="006300AF">
        <w:rPr>
          <w:rFonts w:ascii="Times New Roman" w:hAnsi="Times New Roman"/>
          <w:sz w:val="24"/>
          <w:lang w:val="en-GB"/>
        </w:rPr>
        <w:fldChar w:fldCharType="end"/>
      </w:r>
      <w:r w:rsidRPr="006300AF">
        <w:rPr>
          <w:rFonts w:ascii="Times New Roman" w:hAnsi="Times New Roman"/>
          <w:sz w:val="24"/>
          <w:lang w:val="en-GB"/>
        </w:rPr>
      </w:r>
      <w:r w:rsidRPr="006300AF">
        <w:rPr>
          <w:rFonts w:ascii="Times New Roman" w:hAnsi="Times New Roman"/>
          <w:sz w:val="24"/>
          <w:lang w:val="en-GB"/>
        </w:rPr>
        <w:fldChar w:fldCharType="separate"/>
      </w:r>
      <w:r w:rsidRPr="006300AF">
        <w:rPr>
          <w:rFonts w:ascii="Times New Roman" w:hAnsi="Times New Roman"/>
          <w:sz w:val="24"/>
          <w:lang w:val="en-GB"/>
        </w:rPr>
        <w:t>(</w:t>
      </w:r>
      <w:hyperlink w:anchor="_ENREF_8" w:tooltip="Chiew, 2011 #705" w:history="1">
        <w:r w:rsidR="0081016E" w:rsidRPr="006300AF">
          <w:rPr>
            <w:rFonts w:ascii="Times New Roman" w:hAnsi="Times New Roman"/>
            <w:sz w:val="24"/>
            <w:lang w:val="en-GB"/>
          </w:rPr>
          <w:t>Chiew et al., 2011</w:t>
        </w:r>
      </w:hyperlink>
      <w:r w:rsidRPr="006300AF">
        <w:rPr>
          <w:rFonts w:ascii="Times New Roman" w:hAnsi="Times New Roman"/>
          <w:sz w:val="24"/>
          <w:lang w:val="en-GB"/>
        </w:rPr>
        <w:t xml:space="preserve">, </w:t>
      </w:r>
      <w:hyperlink w:anchor="_ENREF_23" w:tooltip="Sundaresan, 2011 #624" w:history="1">
        <w:r w:rsidR="0081016E" w:rsidRPr="006300AF">
          <w:rPr>
            <w:rFonts w:ascii="Times New Roman" w:hAnsi="Times New Roman"/>
            <w:sz w:val="24"/>
            <w:lang w:val="en-GB"/>
          </w:rPr>
          <w:t>Sundaresan et al., 2011a</w:t>
        </w:r>
      </w:hyperlink>
      <w:r w:rsidRPr="006300AF">
        <w:rPr>
          <w:rFonts w:ascii="Times New Roman" w:hAnsi="Times New Roman"/>
          <w:sz w:val="24"/>
          <w:lang w:val="en-GB"/>
        </w:rPr>
        <w:t>)</w:t>
      </w:r>
      <w:r w:rsidRPr="006300AF">
        <w:rPr>
          <w:rFonts w:ascii="Times New Roman" w:hAnsi="Times New Roman"/>
          <w:sz w:val="24"/>
          <w:lang w:val="en-GB"/>
        </w:rPr>
        <w:fldChar w:fldCharType="end"/>
      </w:r>
      <w:r w:rsidRPr="006300AF">
        <w:rPr>
          <w:rFonts w:ascii="Times New Roman" w:hAnsi="Times New Roman"/>
          <w:sz w:val="24"/>
          <w:lang w:val="en-GB"/>
        </w:rPr>
        <w:t xml:space="preserve">. These models all offer the potential to guide MV therapy choices, have all been individually clinically validated, but have not yet been used to prospectively guide therapy directly </w:t>
      </w:r>
      <w:r w:rsidRPr="006300AF">
        <w:rPr>
          <w:rFonts w:ascii="Times New Roman" w:hAnsi="Times New Roman"/>
          <w:sz w:val="24"/>
          <w:lang w:val="en-GB"/>
        </w:rPr>
        <w:fldChar w:fldCharType="begin">
          <w:fldData xml:space="preserve">PEVuZE5vdGU+PENpdGU+PEF1dGhvcj5DaGlldzwvQXV0aG9yPjxZZWFyPjIwMTE8L1llYXI+PFJl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</w:fldData>
        </w:fldChar>
      </w:r>
      <w:r w:rsidRPr="006300AF">
        <w:rPr>
          <w:rFonts w:ascii="Times New Roman" w:hAnsi="Times New Roman"/>
          <w:sz w:val="24"/>
          <w:lang w:val="en-GB"/>
        </w:rPr>
        <w:instrText xml:space="preserve"> ADDIN EN.CITE </w:instrText>
      </w:r>
      <w:r w:rsidRPr="006300AF">
        <w:rPr>
          <w:rFonts w:ascii="Times New Roman" w:hAnsi="Times New Roman"/>
          <w:sz w:val="24"/>
          <w:lang w:val="en-GB"/>
        </w:rPr>
        <w:fldChar w:fldCharType="begin">
          <w:fldData xml:space="preserve">PEVuZE5vdGU+PENpdGU+PEF1dGhvcj5DaGlldzwvQXV0aG9yPjxZZWFyPjIwMTE8L1llYXI+PFJl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</w:fldData>
        </w:fldChar>
      </w:r>
      <w:r w:rsidRPr="006300AF">
        <w:rPr>
          <w:rFonts w:ascii="Times New Roman" w:hAnsi="Times New Roman"/>
          <w:sz w:val="24"/>
          <w:lang w:val="en-GB"/>
        </w:rPr>
        <w:instrText xml:space="preserve"> ADDIN EN.CITE.DATA </w:instrText>
      </w:r>
      <w:r w:rsidRPr="006300AF">
        <w:rPr>
          <w:rFonts w:ascii="Times New Roman" w:hAnsi="Times New Roman"/>
          <w:sz w:val="24"/>
          <w:lang w:val="en-GB"/>
        </w:rPr>
      </w:r>
      <w:r w:rsidRPr="006300AF">
        <w:rPr>
          <w:rFonts w:ascii="Times New Roman" w:hAnsi="Times New Roman"/>
          <w:sz w:val="24"/>
          <w:lang w:val="en-GB"/>
        </w:rPr>
        <w:fldChar w:fldCharType="end"/>
      </w:r>
      <w:r w:rsidRPr="006300AF">
        <w:rPr>
          <w:rFonts w:ascii="Times New Roman" w:hAnsi="Times New Roman"/>
          <w:sz w:val="24"/>
          <w:lang w:val="en-GB"/>
        </w:rPr>
      </w:r>
      <w:r w:rsidRPr="006300AF">
        <w:rPr>
          <w:rFonts w:ascii="Times New Roman" w:hAnsi="Times New Roman"/>
          <w:sz w:val="24"/>
          <w:lang w:val="en-GB"/>
        </w:rPr>
        <w:fldChar w:fldCharType="separate"/>
      </w:r>
      <w:r w:rsidRPr="006300AF">
        <w:rPr>
          <w:rFonts w:ascii="Times New Roman" w:hAnsi="Times New Roman"/>
          <w:sz w:val="24"/>
          <w:lang w:val="en-GB"/>
        </w:rPr>
        <w:t>(</w:t>
      </w:r>
      <w:hyperlink w:anchor="_ENREF_8" w:tooltip="Chiew, 2011 #705" w:history="1">
        <w:r w:rsidR="0081016E" w:rsidRPr="006300AF">
          <w:rPr>
            <w:rFonts w:ascii="Times New Roman" w:hAnsi="Times New Roman"/>
            <w:sz w:val="24"/>
            <w:lang w:val="en-GB"/>
          </w:rPr>
          <w:t>Chiew et al., 2011</w:t>
        </w:r>
      </w:hyperlink>
      <w:r w:rsidRPr="006300AF">
        <w:rPr>
          <w:rFonts w:ascii="Times New Roman" w:hAnsi="Times New Roman"/>
          <w:sz w:val="24"/>
          <w:lang w:val="en-GB"/>
        </w:rPr>
        <w:t xml:space="preserve">, </w:t>
      </w:r>
      <w:hyperlink w:anchor="_ENREF_23" w:tooltip="Sundaresan, 2011 #624" w:history="1">
        <w:r w:rsidR="0081016E" w:rsidRPr="006300AF">
          <w:rPr>
            <w:rFonts w:ascii="Times New Roman" w:hAnsi="Times New Roman"/>
            <w:sz w:val="24"/>
            <w:lang w:val="en-GB"/>
          </w:rPr>
          <w:t>Sundaresan et al., 2011a</w:t>
        </w:r>
      </w:hyperlink>
      <w:r w:rsidRPr="006300AF">
        <w:rPr>
          <w:rFonts w:ascii="Times New Roman" w:hAnsi="Times New Roman"/>
          <w:sz w:val="24"/>
          <w:lang w:val="en-GB"/>
        </w:rPr>
        <w:t>)</w:t>
      </w:r>
      <w:r w:rsidRPr="006300AF">
        <w:rPr>
          <w:rFonts w:ascii="Times New Roman" w:hAnsi="Times New Roman"/>
          <w:sz w:val="24"/>
          <w:lang w:val="en-GB"/>
        </w:rPr>
        <w:fldChar w:fldCharType="end"/>
      </w:r>
      <w:r w:rsidRPr="006300AF">
        <w:rPr>
          <w:rFonts w:ascii="Times New Roman" w:hAnsi="Times New Roman"/>
          <w:sz w:val="24"/>
          <w:lang w:val="en-GB"/>
        </w:rPr>
        <w:t>. This clinical trial seeks to prove their potential in direct clinical use.</w:t>
      </w:r>
    </w:p>
    <w:p w14:paraId="6A185158" w14:textId="77777777" w:rsidR="007D1E0D" w:rsidRPr="006300AF" w:rsidRDefault="007D1E0D" w:rsidP="004049A3">
      <w:pPr>
        <w:pStyle w:val="Text"/>
        <w:widowControl w:val="0"/>
        <w:spacing w:line="360" w:lineRule="auto"/>
        <w:jc w:val="both"/>
        <w:rPr>
          <w:rFonts w:ascii="Times New Roman" w:hAnsi="Times New Roman"/>
          <w:b/>
          <w:sz w:val="28"/>
          <w:szCs w:val="24"/>
          <w:lang w:val="en-GB"/>
        </w:rPr>
      </w:pPr>
    </w:p>
    <w:p w14:paraId="41F58DA9" w14:textId="77777777" w:rsidR="00A401ED" w:rsidRPr="006300AF" w:rsidRDefault="00EC3B04" w:rsidP="004049A3">
      <w:pPr>
        <w:pStyle w:val="Text"/>
        <w:widowControl w:val="0"/>
        <w:spacing w:line="360" w:lineRule="auto"/>
        <w:jc w:val="both"/>
        <w:rPr>
          <w:rFonts w:ascii="Times New Roman" w:hAnsi="Times New Roman"/>
          <w:b/>
          <w:sz w:val="24"/>
          <w:szCs w:val="24"/>
          <w:lang w:val="en-GB"/>
        </w:rPr>
      </w:pPr>
      <w:r w:rsidRPr="006300AF">
        <w:rPr>
          <w:rFonts w:ascii="Times New Roman" w:hAnsi="Times New Roman"/>
          <w:b/>
          <w:sz w:val="24"/>
          <w:szCs w:val="24"/>
          <w:lang w:val="en-GB"/>
        </w:rPr>
        <w:t>3</w:t>
      </w:r>
      <w:r w:rsidR="00090AEE" w:rsidRPr="006300AF">
        <w:rPr>
          <w:rFonts w:ascii="Times New Roman" w:hAnsi="Times New Roman"/>
          <w:b/>
          <w:sz w:val="24"/>
          <w:szCs w:val="24"/>
          <w:lang w:val="en-GB"/>
        </w:rPr>
        <w:t>.2</w:t>
      </w:r>
      <w:r w:rsidR="00090AEE" w:rsidRPr="006300AF">
        <w:rPr>
          <w:rFonts w:ascii="Times New Roman" w:hAnsi="Times New Roman"/>
          <w:b/>
          <w:sz w:val="24"/>
          <w:szCs w:val="24"/>
          <w:lang w:val="en-GB"/>
        </w:rPr>
        <w:tab/>
      </w:r>
      <w:r w:rsidR="00BC04D1" w:rsidRPr="006300AF">
        <w:rPr>
          <w:rFonts w:ascii="Times New Roman" w:hAnsi="Times New Roman"/>
          <w:b/>
          <w:sz w:val="24"/>
          <w:szCs w:val="24"/>
          <w:lang w:val="en-GB"/>
        </w:rPr>
        <w:t xml:space="preserve">Study </w:t>
      </w:r>
      <w:r w:rsidR="00A401ED" w:rsidRPr="006300AF">
        <w:rPr>
          <w:rFonts w:ascii="Times New Roman" w:hAnsi="Times New Roman"/>
          <w:b/>
          <w:sz w:val="24"/>
          <w:szCs w:val="24"/>
          <w:lang w:val="en-GB"/>
        </w:rPr>
        <w:t>Hypotheses</w:t>
      </w:r>
    </w:p>
    <w:p w14:paraId="04486D6E" w14:textId="77777777" w:rsidR="00A6780D" w:rsidRPr="006300AF" w:rsidRDefault="001D741A" w:rsidP="004049A3">
      <w:pPr>
        <w:pStyle w:val="Text"/>
        <w:widowControl w:val="0"/>
        <w:spacing w:line="360" w:lineRule="auto"/>
        <w:jc w:val="both"/>
        <w:rPr>
          <w:rFonts w:ascii="Times New Roman" w:hAnsi="Times New Roman"/>
          <w:sz w:val="24"/>
          <w:szCs w:val="24"/>
          <w:lang w:val="en-GB"/>
        </w:rPr>
      </w:pPr>
      <w:r w:rsidRPr="006300AF">
        <w:rPr>
          <w:rFonts w:ascii="Times New Roman" w:hAnsi="Times New Roman"/>
          <w:sz w:val="24"/>
          <w:szCs w:val="24"/>
          <w:lang w:val="en-GB"/>
        </w:rPr>
        <w:t xml:space="preserve">The use of </w:t>
      </w:r>
      <w:r w:rsidR="00A401ED" w:rsidRPr="006300AF">
        <w:rPr>
          <w:rFonts w:ascii="Times New Roman" w:hAnsi="Times New Roman"/>
          <w:sz w:val="24"/>
          <w:szCs w:val="24"/>
          <w:lang w:val="en-GB"/>
        </w:rPr>
        <w:t xml:space="preserve">Model-based ventilation (MBV) can </w:t>
      </w:r>
      <w:r w:rsidR="00993F68" w:rsidRPr="006300AF">
        <w:rPr>
          <w:rFonts w:ascii="Times New Roman" w:hAnsi="Times New Roman"/>
          <w:sz w:val="24"/>
          <w:szCs w:val="24"/>
          <w:lang w:val="en-GB"/>
        </w:rPr>
        <w:t xml:space="preserve">potentially </w:t>
      </w:r>
      <w:r w:rsidR="00A401ED" w:rsidRPr="006300AF">
        <w:rPr>
          <w:rFonts w:ascii="Times New Roman" w:hAnsi="Times New Roman"/>
          <w:sz w:val="24"/>
          <w:szCs w:val="24"/>
          <w:lang w:val="en-GB"/>
        </w:rPr>
        <w:t>improve patient quality of care and reduce length of mechanical ventilation (</w:t>
      </w:r>
      <w:proofErr w:type="spellStart"/>
      <w:r w:rsidR="00A53E56" w:rsidRPr="006300AF">
        <w:rPr>
          <w:rFonts w:ascii="Times New Roman" w:hAnsi="Times New Roman"/>
          <w:sz w:val="24"/>
          <w:szCs w:val="24"/>
          <w:lang w:val="en-GB"/>
        </w:rPr>
        <w:t>Lo</w:t>
      </w:r>
      <w:r w:rsidR="00A401ED" w:rsidRPr="006300AF">
        <w:rPr>
          <w:rFonts w:ascii="Times New Roman" w:hAnsi="Times New Roman"/>
          <w:sz w:val="24"/>
          <w:szCs w:val="24"/>
          <w:lang w:val="en-GB"/>
        </w:rPr>
        <w:t>MV</w:t>
      </w:r>
      <w:proofErr w:type="spellEnd"/>
      <w:r w:rsidR="00A401ED" w:rsidRPr="006300AF">
        <w:rPr>
          <w:rFonts w:ascii="Times New Roman" w:hAnsi="Times New Roman"/>
          <w:sz w:val="24"/>
          <w:szCs w:val="24"/>
          <w:lang w:val="en-GB"/>
        </w:rPr>
        <w:t xml:space="preserve">), and thus </w:t>
      </w:r>
      <w:r w:rsidR="00986F36" w:rsidRPr="006300AF">
        <w:rPr>
          <w:rFonts w:ascii="Times New Roman" w:hAnsi="Times New Roman"/>
          <w:sz w:val="24"/>
          <w:szCs w:val="24"/>
          <w:lang w:val="en-GB"/>
        </w:rPr>
        <w:t xml:space="preserve">reduces </w:t>
      </w:r>
      <w:r w:rsidR="00A401ED" w:rsidRPr="006300AF">
        <w:rPr>
          <w:rFonts w:ascii="Times New Roman" w:hAnsi="Times New Roman"/>
          <w:sz w:val="24"/>
          <w:szCs w:val="24"/>
          <w:lang w:val="en-GB"/>
        </w:rPr>
        <w:t xml:space="preserve">mortality and cost in critically ill patients. Specifically, </w:t>
      </w:r>
      <w:r w:rsidR="00986F36" w:rsidRPr="006300AF">
        <w:rPr>
          <w:rFonts w:ascii="Times New Roman" w:hAnsi="Times New Roman"/>
          <w:sz w:val="24"/>
          <w:szCs w:val="24"/>
          <w:lang w:val="en-GB"/>
        </w:rPr>
        <w:t>we</w:t>
      </w:r>
      <w:r w:rsidR="00A401ED" w:rsidRPr="006300AF">
        <w:rPr>
          <w:rFonts w:ascii="Times New Roman" w:hAnsi="Times New Roman"/>
          <w:sz w:val="24"/>
          <w:szCs w:val="24"/>
          <w:lang w:val="en-GB"/>
        </w:rPr>
        <w:t xml:space="preserve"> hypothesise that MBV will reduce Length of MV (</w:t>
      </w:r>
      <w:proofErr w:type="spellStart"/>
      <w:r w:rsidR="00A401ED" w:rsidRPr="006300AF">
        <w:rPr>
          <w:rFonts w:ascii="Times New Roman" w:hAnsi="Times New Roman"/>
          <w:sz w:val="24"/>
          <w:szCs w:val="24"/>
          <w:lang w:val="en-GB"/>
        </w:rPr>
        <w:t>LoMV</w:t>
      </w:r>
      <w:proofErr w:type="spellEnd"/>
      <w:r w:rsidR="00A401ED" w:rsidRPr="006300AF">
        <w:rPr>
          <w:rFonts w:ascii="Times New Roman" w:hAnsi="Times New Roman"/>
          <w:sz w:val="24"/>
          <w:szCs w:val="24"/>
          <w:lang w:val="en-GB"/>
        </w:rPr>
        <w:t>) and the number of desaturation events (MV therapy failure) compared to ‘standard’</w:t>
      </w:r>
      <w:r w:rsidR="00A53E56" w:rsidRPr="006300AF">
        <w:rPr>
          <w:rFonts w:ascii="Times New Roman" w:hAnsi="Times New Roman"/>
          <w:sz w:val="24"/>
          <w:szCs w:val="24"/>
          <w:lang w:val="en-GB"/>
        </w:rPr>
        <w:t xml:space="preserve"> practice</w:t>
      </w:r>
      <w:r w:rsidR="00A401ED" w:rsidRPr="006300AF">
        <w:rPr>
          <w:rFonts w:ascii="Times New Roman" w:hAnsi="Times New Roman"/>
          <w:sz w:val="24"/>
          <w:szCs w:val="24"/>
          <w:lang w:val="en-GB"/>
        </w:rPr>
        <w:t xml:space="preserve"> ventilation (S</w:t>
      </w:r>
      <w:r w:rsidR="00A53E56" w:rsidRPr="006300AF">
        <w:rPr>
          <w:rFonts w:ascii="Times New Roman" w:hAnsi="Times New Roman"/>
          <w:sz w:val="24"/>
          <w:szCs w:val="24"/>
          <w:lang w:val="en-GB"/>
        </w:rPr>
        <w:t>P</w:t>
      </w:r>
      <w:r w:rsidR="00A401ED" w:rsidRPr="006300AF">
        <w:rPr>
          <w:rFonts w:ascii="Times New Roman" w:hAnsi="Times New Roman"/>
          <w:sz w:val="24"/>
          <w:szCs w:val="24"/>
          <w:lang w:val="en-GB"/>
        </w:rPr>
        <w:t>V) – improving quality of care and outcomes.</w:t>
      </w:r>
      <w:r w:rsidR="001E0CFD" w:rsidRPr="006300AF">
        <w:rPr>
          <w:rFonts w:ascii="Times New Roman" w:hAnsi="Times New Roman"/>
          <w:sz w:val="24"/>
          <w:szCs w:val="24"/>
          <w:lang w:val="en-GB"/>
        </w:rPr>
        <w:t xml:space="preserve"> </w:t>
      </w:r>
    </w:p>
    <w:p w14:paraId="699AD10D" w14:textId="77777777" w:rsidR="007D1E0D" w:rsidRPr="006300AF" w:rsidRDefault="007D1E0D" w:rsidP="004049A3">
      <w:pPr>
        <w:spacing w:after="0" w:line="360" w:lineRule="auto"/>
        <w:jc w:val="both"/>
        <w:rPr>
          <w:rFonts w:ascii="Times New Roman" w:hAnsi="Times New Roman" w:cs="Times New Roman"/>
          <w:sz w:val="24"/>
          <w:szCs w:val="24"/>
          <w:lang w:val="en-GB"/>
        </w:rPr>
      </w:pPr>
    </w:p>
    <w:p w14:paraId="7352D37C" w14:textId="77777777" w:rsidR="00697505" w:rsidRPr="006300AF" w:rsidRDefault="00EC3B04"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3</w:t>
      </w:r>
      <w:r w:rsidR="00090AEE" w:rsidRPr="006300AF">
        <w:rPr>
          <w:rFonts w:ascii="Times New Roman" w:hAnsi="Times New Roman" w:cs="Times New Roman"/>
          <w:b/>
          <w:sz w:val="24"/>
          <w:szCs w:val="24"/>
          <w:lang w:val="en-GB"/>
        </w:rPr>
        <w:t>.3</w:t>
      </w:r>
      <w:r w:rsidR="00090AEE" w:rsidRPr="006300AF">
        <w:rPr>
          <w:rFonts w:ascii="Times New Roman" w:hAnsi="Times New Roman" w:cs="Times New Roman"/>
          <w:b/>
          <w:sz w:val="24"/>
          <w:szCs w:val="24"/>
          <w:lang w:val="en-GB"/>
        </w:rPr>
        <w:tab/>
      </w:r>
      <w:r w:rsidR="00697505" w:rsidRPr="006300AF">
        <w:rPr>
          <w:rFonts w:ascii="Times New Roman" w:hAnsi="Times New Roman" w:cs="Times New Roman"/>
          <w:b/>
          <w:sz w:val="24"/>
          <w:szCs w:val="24"/>
          <w:lang w:val="en-GB"/>
        </w:rPr>
        <w:t xml:space="preserve">Study </w:t>
      </w:r>
      <w:r w:rsidR="00090AEE" w:rsidRPr="006300AF">
        <w:rPr>
          <w:rFonts w:ascii="Times New Roman" w:hAnsi="Times New Roman" w:cs="Times New Roman"/>
          <w:b/>
          <w:sz w:val="24"/>
          <w:szCs w:val="24"/>
          <w:lang w:val="en-GB"/>
        </w:rPr>
        <w:t>Objective and Settings</w:t>
      </w:r>
    </w:p>
    <w:p w14:paraId="4B882E3D" w14:textId="77777777" w:rsidR="000E450B" w:rsidRPr="006300AF" w:rsidRDefault="00EC3B04"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3</w:t>
      </w:r>
      <w:r w:rsidR="000E450B" w:rsidRPr="006300AF">
        <w:rPr>
          <w:rFonts w:ascii="Times New Roman" w:hAnsi="Times New Roman" w:cs="Times New Roman"/>
          <w:b/>
          <w:sz w:val="24"/>
          <w:szCs w:val="24"/>
          <w:lang w:val="en-GB"/>
        </w:rPr>
        <w:t>.3.1</w:t>
      </w:r>
      <w:r w:rsidR="000E450B" w:rsidRPr="006300AF">
        <w:rPr>
          <w:rFonts w:ascii="Times New Roman" w:hAnsi="Times New Roman" w:cs="Times New Roman"/>
          <w:b/>
          <w:sz w:val="24"/>
          <w:szCs w:val="24"/>
          <w:lang w:val="en-GB"/>
        </w:rPr>
        <w:tab/>
        <w:t>Objective</w:t>
      </w:r>
    </w:p>
    <w:p w14:paraId="4262AD1B" w14:textId="13D7FC6C" w:rsidR="002A78E5" w:rsidRPr="006300AF" w:rsidRDefault="00A401ED" w:rsidP="006300AF">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This study will be conducted in the Christchurch Hospital, Intensive </w:t>
      </w:r>
      <w:r w:rsidR="00C85A62" w:rsidRPr="006300AF">
        <w:rPr>
          <w:rFonts w:ascii="Times New Roman" w:hAnsi="Times New Roman" w:cs="Times New Roman"/>
          <w:sz w:val="24"/>
          <w:szCs w:val="24"/>
          <w:lang w:val="en-GB"/>
        </w:rPr>
        <w:t>c</w:t>
      </w:r>
      <w:r w:rsidRPr="006300AF">
        <w:rPr>
          <w:rFonts w:ascii="Times New Roman" w:hAnsi="Times New Roman" w:cs="Times New Roman"/>
          <w:sz w:val="24"/>
          <w:szCs w:val="24"/>
          <w:lang w:val="en-GB"/>
        </w:rPr>
        <w:t>are unit</w:t>
      </w:r>
      <w:r w:rsidR="00993F68" w:rsidRPr="006300AF">
        <w:rPr>
          <w:rFonts w:ascii="Times New Roman" w:hAnsi="Times New Roman" w:cs="Times New Roman"/>
          <w:sz w:val="24"/>
          <w:szCs w:val="24"/>
          <w:lang w:val="en-GB"/>
        </w:rPr>
        <w:t>.</w:t>
      </w:r>
      <w:r w:rsidR="002A78E5" w:rsidRPr="006300AF">
        <w:rPr>
          <w:rFonts w:ascii="Times New Roman" w:hAnsi="Times New Roman" w:cs="Times New Roman"/>
          <w:sz w:val="24"/>
          <w:szCs w:val="24"/>
          <w:lang w:val="en-GB"/>
        </w:rPr>
        <w:t xml:space="preserve"> The </w:t>
      </w:r>
      <w:r w:rsidR="00813AA2" w:rsidRPr="006300AF">
        <w:rPr>
          <w:rFonts w:ascii="Times New Roman" w:hAnsi="Times New Roman" w:cs="Times New Roman"/>
          <w:sz w:val="24"/>
          <w:szCs w:val="24"/>
          <w:lang w:val="en-GB"/>
        </w:rPr>
        <w:t xml:space="preserve">two-arm </w:t>
      </w:r>
      <w:r w:rsidR="002A78E5" w:rsidRPr="006300AF">
        <w:rPr>
          <w:rFonts w:ascii="Times New Roman" w:hAnsi="Times New Roman" w:cs="Times New Roman"/>
          <w:sz w:val="24"/>
          <w:szCs w:val="24"/>
          <w:lang w:val="en-GB"/>
        </w:rPr>
        <w:t xml:space="preserve">randomised controlled trial (RCT) will compare </w:t>
      </w:r>
      <w:r w:rsidR="004F353D" w:rsidRPr="006300AF">
        <w:rPr>
          <w:rFonts w:ascii="Times New Roman" w:hAnsi="Times New Roman" w:cs="Times New Roman"/>
          <w:sz w:val="24"/>
          <w:szCs w:val="24"/>
          <w:lang w:val="en-GB"/>
        </w:rPr>
        <w:t>model-based ventilation (</w:t>
      </w:r>
      <w:r w:rsidR="002A78E5" w:rsidRPr="006300AF">
        <w:rPr>
          <w:rFonts w:ascii="Times New Roman" w:hAnsi="Times New Roman" w:cs="Times New Roman"/>
          <w:sz w:val="24"/>
          <w:szCs w:val="24"/>
          <w:lang w:val="en-GB"/>
        </w:rPr>
        <w:t>MBV</w:t>
      </w:r>
      <w:r w:rsidR="004F353D" w:rsidRPr="006300AF">
        <w:rPr>
          <w:rFonts w:ascii="Times New Roman" w:hAnsi="Times New Roman" w:cs="Times New Roman"/>
          <w:sz w:val="24"/>
          <w:szCs w:val="24"/>
          <w:lang w:val="en-GB"/>
        </w:rPr>
        <w:t>)</w:t>
      </w:r>
      <w:r w:rsidR="002A78E5" w:rsidRPr="006300AF">
        <w:rPr>
          <w:rFonts w:ascii="Times New Roman" w:hAnsi="Times New Roman" w:cs="Times New Roman"/>
          <w:sz w:val="24"/>
          <w:szCs w:val="24"/>
          <w:lang w:val="en-GB"/>
        </w:rPr>
        <w:t xml:space="preserve"> with standard practice ventilation (SPV) directly on matched cohorts of patients using recently implemented software technology</w:t>
      </w:r>
      <w:r w:rsidR="00712740" w:rsidRPr="006300AF">
        <w:rPr>
          <w:rFonts w:ascii="Times New Roman" w:hAnsi="Times New Roman" w:cs="Times New Roman"/>
          <w:sz w:val="24"/>
          <w:szCs w:val="24"/>
          <w:lang w:val="en-GB"/>
        </w:rPr>
        <w:t xml:space="preserve"> </w:t>
      </w:r>
      <w:r w:rsidR="00712740" w:rsidRPr="006300AF">
        <w:rPr>
          <w:rFonts w:ascii="Times New Roman" w:hAnsi="Times New Roman" w:cs="Times New Roman"/>
          <w:sz w:val="24"/>
          <w:szCs w:val="24"/>
          <w:lang w:val="en-GB"/>
        </w:rPr>
        <w:fldChar w:fldCharType="begin"/>
      </w:r>
      <w:r w:rsidR="00712740" w:rsidRPr="006300AF">
        <w:rPr>
          <w:rFonts w:ascii="Times New Roman" w:hAnsi="Times New Roman" w:cs="Times New Roman"/>
          <w:sz w:val="24"/>
          <w:szCs w:val="24"/>
          <w:lang w:val="en-GB"/>
        </w:rPr>
        <w:instrText xml:space="preserve"> ADDIN EN.CITE &lt;EndNote&gt;&lt;Cite&gt;&lt;Author&gt;Szlavecz&lt;/Author&gt;&lt;Year&gt;2014&lt;/Year&gt;&lt;RecNum&gt;2486&lt;/RecNum&gt;&lt;DisplayText&gt;(Szlavecz et al., 2014)&lt;/DisplayText&gt;&lt;record&gt;&lt;rec-number&gt;2486&lt;/rec-number&gt;&lt;foreign-keys&gt;&lt;key app="EN" db-id="wxdr0evsnr9ppgerwwupvwvotzzzffrvvwzd" timestamp="1412108582"&gt;2486&lt;/key&gt;&lt;/foreign-keys&gt;&lt;ref-type name="Journal Article"&gt;17&lt;/ref-type&gt;&lt;contributors&gt;&lt;authors&gt;&lt;author&gt;Szlavecz, Akos&lt;/author&gt;&lt;author&gt;Chiew, Yeong&lt;/author&gt;&lt;author&gt;Redmond, Daniel&lt;/author&gt;&lt;author&gt;Beatson, Alex&lt;/author&gt;&lt;author&gt;Glassenbury, Daniel&lt;/author&gt;&lt;author&gt;Corbett, Simon&lt;/author&gt;&lt;author&gt;Major, Vincent&lt;/author&gt;&lt;author&gt;Pretty, Christopher&lt;/author&gt;&lt;author&gt;Shaw, Geoffrey&lt;/author&gt;&lt;author&gt;Benyo, Balazs&lt;/author&gt;&lt;author&gt;Desaive, Thomas&lt;/author&gt;&lt;author&gt;Chase, J&lt;/author&gt;&lt;/authors&gt;&lt;/contributors&gt;&lt;titles&gt;&lt;title&gt;The Clinical Utilisation of Respiratory Elastance Software (CURE Soft): a bedside software for real-time respiratory mechanics monitoring and mechanical ventilation management&lt;/title&gt;&lt;secondary-title&gt;BioMedical Engineering OnLine&lt;/secondary-title&gt;&lt;/titles&gt;&lt;periodical&gt;&lt;full-title&gt;BioMedical Engineering OnLine&lt;/full-title&gt;&lt;/periodical&gt;&lt;pages&gt;140&lt;/pages&gt;&lt;volume&gt;13&lt;/volume&gt;&lt;number&gt;1&lt;/number&gt;&lt;dates&gt;&lt;year&gt;2014&lt;/year&gt;&lt;/dates&gt;&lt;isbn&gt;1475-925X&lt;/isbn&gt;&lt;accession-num&gt;doi:10.1186/1475-925X-13-140&lt;/accession-num&gt;&lt;urls&gt;&lt;related-urls&gt;&lt;url&gt;http://www.biomedical-engineering-online.com/content/13/1/140&lt;/url&gt;&lt;/related-urls&gt;&lt;/urls&gt;&lt;/record&gt;&lt;/Cite&gt;&lt;/EndNote&gt;</w:instrText>
      </w:r>
      <w:r w:rsidR="00712740" w:rsidRPr="006300AF">
        <w:rPr>
          <w:rFonts w:ascii="Times New Roman" w:hAnsi="Times New Roman" w:cs="Times New Roman"/>
          <w:sz w:val="24"/>
          <w:szCs w:val="24"/>
          <w:lang w:val="en-GB"/>
        </w:rPr>
        <w:fldChar w:fldCharType="separate"/>
      </w:r>
      <w:r w:rsidR="00712740" w:rsidRPr="006300AF">
        <w:rPr>
          <w:rFonts w:ascii="Times New Roman" w:hAnsi="Times New Roman" w:cs="Times New Roman"/>
          <w:sz w:val="24"/>
          <w:szCs w:val="24"/>
          <w:lang w:val="en-GB"/>
        </w:rPr>
        <w:t>(</w:t>
      </w:r>
      <w:hyperlink w:anchor="_ENREF_27" w:tooltip="Szlavecz, 2014 #2486" w:history="1">
        <w:r w:rsidR="0081016E" w:rsidRPr="006300AF">
          <w:rPr>
            <w:rFonts w:ascii="Times New Roman" w:hAnsi="Times New Roman" w:cs="Times New Roman"/>
            <w:sz w:val="24"/>
            <w:szCs w:val="24"/>
            <w:lang w:val="en-GB"/>
          </w:rPr>
          <w:t>Szlavecz et al., 2014</w:t>
        </w:r>
      </w:hyperlink>
      <w:r w:rsidR="00712740" w:rsidRPr="006300AF">
        <w:rPr>
          <w:rFonts w:ascii="Times New Roman" w:hAnsi="Times New Roman" w:cs="Times New Roman"/>
          <w:sz w:val="24"/>
          <w:szCs w:val="24"/>
          <w:lang w:val="en-GB"/>
        </w:rPr>
        <w:t>)</w:t>
      </w:r>
      <w:r w:rsidR="00712740" w:rsidRPr="006300AF">
        <w:rPr>
          <w:rFonts w:ascii="Times New Roman" w:hAnsi="Times New Roman" w:cs="Times New Roman"/>
          <w:sz w:val="24"/>
          <w:szCs w:val="24"/>
          <w:lang w:val="en-GB"/>
        </w:rPr>
        <w:fldChar w:fldCharType="end"/>
      </w:r>
      <w:r w:rsidR="002A78E5" w:rsidRPr="006300AF">
        <w:rPr>
          <w:rFonts w:ascii="Times New Roman" w:hAnsi="Times New Roman" w:cs="Times New Roman"/>
          <w:sz w:val="24"/>
          <w:szCs w:val="24"/>
          <w:lang w:val="en-GB"/>
        </w:rPr>
        <w:t xml:space="preserve">. The goal is to assess the impact of </w:t>
      </w:r>
      <w:r w:rsidR="001D741A" w:rsidRPr="006300AF">
        <w:rPr>
          <w:rFonts w:ascii="Times New Roman" w:hAnsi="Times New Roman" w:cs="Times New Roman"/>
          <w:sz w:val="24"/>
          <w:szCs w:val="24"/>
          <w:lang w:val="en-GB"/>
        </w:rPr>
        <w:t xml:space="preserve">model-based </w:t>
      </w:r>
      <w:r w:rsidR="002A78E5" w:rsidRPr="006300AF">
        <w:rPr>
          <w:rFonts w:ascii="Times New Roman" w:hAnsi="Times New Roman" w:cs="Times New Roman"/>
          <w:sz w:val="24"/>
          <w:szCs w:val="24"/>
          <w:lang w:val="en-GB"/>
        </w:rPr>
        <w:t>MV optimisation on clinical outcomes and patient-</w:t>
      </w:r>
      <w:r w:rsidR="00986F36" w:rsidRPr="006300AF">
        <w:rPr>
          <w:rFonts w:ascii="Times New Roman" w:hAnsi="Times New Roman" w:cs="Times New Roman"/>
          <w:sz w:val="24"/>
          <w:szCs w:val="24"/>
          <w:lang w:val="en-GB"/>
        </w:rPr>
        <w:t>centred</w:t>
      </w:r>
      <w:r w:rsidR="002A78E5" w:rsidRPr="006300AF">
        <w:rPr>
          <w:rFonts w:ascii="Times New Roman" w:hAnsi="Times New Roman" w:cs="Times New Roman"/>
          <w:sz w:val="24"/>
          <w:szCs w:val="24"/>
          <w:lang w:val="en-GB"/>
        </w:rPr>
        <w:t xml:space="preserve"> quality of care metrics. </w:t>
      </w:r>
      <w:r w:rsidR="001E0CFD" w:rsidRPr="006300AF">
        <w:rPr>
          <w:rFonts w:ascii="Times New Roman" w:hAnsi="Times New Roman" w:cs="Times New Roman"/>
          <w:sz w:val="24"/>
          <w:szCs w:val="24"/>
          <w:lang w:val="en-GB"/>
        </w:rPr>
        <w:t>Th</w:t>
      </w:r>
      <w:r w:rsidR="001D741A" w:rsidRPr="006300AF">
        <w:rPr>
          <w:rFonts w:ascii="Times New Roman" w:hAnsi="Times New Roman" w:cs="Times New Roman"/>
          <w:sz w:val="24"/>
          <w:szCs w:val="24"/>
          <w:lang w:val="en-GB"/>
        </w:rPr>
        <w:t>is</w:t>
      </w:r>
      <w:r w:rsidR="001E0CFD" w:rsidRPr="006300AF">
        <w:rPr>
          <w:rFonts w:ascii="Times New Roman" w:hAnsi="Times New Roman" w:cs="Times New Roman"/>
          <w:sz w:val="24"/>
          <w:szCs w:val="24"/>
          <w:lang w:val="en-GB"/>
        </w:rPr>
        <w:t xml:space="preserve"> </w:t>
      </w:r>
      <w:r w:rsidR="001D741A" w:rsidRPr="006300AF">
        <w:rPr>
          <w:rFonts w:ascii="Times New Roman" w:hAnsi="Times New Roman" w:cs="Times New Roman"/>
          <w:sz w:val="24"/>
          <w:szCs w:val="24"/>
          <w:lang w:val="en-GB"/>
        </w:rPr>
        <w:t xml:space="preserve">two-arm </w:t>
      </w:r>
      <w:r w:rsidR="001E0CFD" w:rsidRPr="006300AF">
        <w:rPr>
          <w:rFonts w:ascii="Times New Roman" w:hAnsi="Times New Roman" w:cs="Times New Roman"/>
          <w:sz w:val="24"/>
          <w:szCs w:val="24"/>
          <w:lang w:val="en-GB"/>
        </w:rPr>
        <w:t xml:space="preserve">RCT is named </w:t>
      </w:r>
      <w:r w:rsidR="00F23A1B" w:rsidRPr="006300AF">
        <w:rPr>
          <w:rFonts w:ascii="Times New Roman" w:hAnsi="Times New Roman" w:cs="Times New Roman"/>
          <w:sz w:val="24"/>
          <w:szCs w:val="24"/>
          <w:lang w:val="en-GB"/>
        </w:rPr>
        <w:t xml:space="preserve">Clinical Utilisation of Respiratory Elastance: the CURE Study – </w:t>
      </w:r>
      <w:r w:rsidR="006300AF" w:rsidRPr="006300AF">
        <w:rPr>
          <w:rFonts w:ascii="Times New Roman" w:hAnsi="Times New Roman" w:cs="Times New Roman"/>
          <w:sz w:val="24"/>
          <w:szCs w:val="24"/>
          <w:lang w:val="en-GB"/>
        </w:rPr>
        <w:t>Optimising Positive End Expiratory Pressure in mechanical Ventilation using Pulmonary Elastance: A Randomised Controlled Trial</w:t>
      </w:r>
      <w:r w:rsidR="00AD15B0">
        <w:rPr>
          <w:rFonts w:ascii="Times New Roman" w:hAnsi="Times New Roman" w:cs="Times New Roman"/>
          <w:sz w:val="24"/>
          <w:szCs w:val="24"/>
          <w:lang w:val="en-GB"/>
        </w:rPr>
        <w:t>.</w:t>
      </w:r>
    </w:p>
    <w:p w14:paraId="5E97C191" w14:textId="77777777" w:rsidR="00F23A1B" w:rsidRPr="006300AF" w:rsidRDefault="00F23A1B" w:rsidP="004049A3">
      <w:pPr>
        <w:spacing w:after="0" w:line="360" w:lineRule="auto"/>
        <w:jc w:val="both"/>
        <w:rPr>
          <w:rFonts w:ascii="Times New Roman" w:hAnsi="Times New Roman" w:cs="Times New Roman"/>
          <w:sz w:val="24"/>
          <w:szCs w:val="24"/>
          <w:lang w:val="en-GB"/>
        </w:rPr>
      </w:pPr>
    </w:p>
    <w:p w14:paraId="7EE9D2EE" w14:textId="77777777" w:rsidR="000E450B" w:rsidRPr="006300AF" w:rsidRDefault="00EC3B04"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3</w:t>
      </w:r>
      <w:r w:rsidR="000E450B" w:rsidRPr="006300AF">
        <w:rPr>
          <w:rFonts w:ascii="Times New Roman" w:hAnsi="Times New Roman" w:cs="Times New Roman"/>
          <w:b/>
          <w:sz w:val="24"/>
          <w:szCs w:val="24"/>
          <w:lang w:val="en-GB"/>
        </w:rPr>
        <w:t>.3.2</w:t>
      </w:r>
      <w:r w:rsidR="000E450B" w:rsidRPr="006300AF">
        <w:rPr>
          <w:rFonts w:ascii="Times New Roman" w:hAnsi="Times New Roman" w:cs="Times New Roman"/>
          <w:b/>
          <w:sz w:val="24"/>
          <w:szCs w:val="24"/>
          <w:lang w:val="en-GB"/>
        </w:rPr>
        <w:tab/>
      </w:r>
      <w:r w:rsidR="002F3823" w:rsidRPr="006300AF">
        <w:rPr>
          <w:rFonts w:ascii="Times New Roman" w:hAnsi="Times New Roman" w:cs="Times New Roman"/>
          <w:b/>
          <w:sz w:val="24"/>
          <w:szCs w:val="24"/>
          <w:lang w:val="en-GB"/>
        </w:rPr>
        <w:t>Two-arm Randomised Controlled Trial</w:t>
      </w:r>
    </w:p>
    <w:p w14:paraId="6B4DECF1" w14:textId="4F6D7B72" w:rsidR="004F353D" w:rsidRPr="006300AF" w:rsidRDefault="001D741A" w:rsidP="004049A3">
      <w:pPr>
        <w:pStyle w:val="Text"/>
        <w:spacing w:line="360" w:lineRule="auto"/>
        <w:jc w:val="both"/>
        <w:rPr>
          <w:rFonts w:ascii="Times New Roman" w:hAnsi="Times New Roman"/>
          <w:sz w:val="24"/>
          <w:szCs w:val="24"/>
          <w:lang w:val="en-GB"/>
        </w:rPr>
      </w:pPr>
      <w:r w:rsidRPr="006300AF">
        <w:rPr>
          <w:rFonts w:ascii="Times New Roman" w:hAnsi="Times New Roman"/>
          <w:sz w:val="24"/>
          <w:szCs w:val="24"/>
          <w:lang w:val="en-GB"/>
        </w:rPr>
        <w:t>For the duration</w:t>
      </w:r>
      <w:r w:rsidR="004F353D" w:rsidRPr="006300AF">
        <w:rPr>
          <w:rFonts w:ascii="Times New Roman" w:hAnsi="Times New Roman"/>
          <w:sz w:val="24"/>
          <w:szCs w:val="24"/>
          <w:lang w:val="en-GB"/>
        </w:rPr>
        <w:t xml:space="preserve"> of </w:t>
      </w:r>
      <w:r w:rsidRPr="006300AF">
        <w:rPr>
          <w:rFonts w:ascii="Times New Roman" w:hAnsi="Times New Roman"/>
          <w:sz w:val="24"/>
          <w:szCs w:val="24"/>
          <w:lang w:val="en-GB"/>
        </w:rPr>
        <w:t>patients being supported with invasive mechanical ventilation,</w:t>
      </w:r>
      <w:r w:rsidR="004F353D" w:rsidRPr="006300AF">
        <w:rPr>
          <w:rFonts w:ascii="Times New Roman" w:hAnsi="Times New Roman"/>
          <w:sz w:val="24"/>
          <w:szCs w:val="24"/>
          <w:lang w:val="en-GB"/>
        </w:rPr>
        <w:t xml:space="preserve"> patients will be randomised to </w:t>
      </w:r>
      <w:r w:rsidRPr="006300AF">
        <w:rPr>
          <w:rFonts w:ascii="Times New Roman" w:hAnsi="Times New Roman"/>
          <w:sz w:val="24"/>
          <w:szCs w:val="24"/>
          <w:lang w:val="en-GB"/>
        </w:rPr>
        <w:t>interventional treatment (</w:t>
      </w:r>
      <w:r w:rsidR="004F353D" w:rsidRPr="006300AF">
        <w:rPr>
          <w:rFonts w:ascii="Times New Roman" w:hAnsi="Times New Roman"/>
          <w:sz w:val="24"/>
          <w:szCs w:val="24"/>
          <w:lang w:val="en-GB"/>
        </w:rPr>
        <w:t>M</w:t>
      </w:r>
      <w:r w:rsidRPr="006300AF">
        <w:rPr>
          <w:rFonts w:ascii="Times New Roman" w:hAnsi="Times New Roman"/>
          <w:sz w:val="24"/>
          <w:szCs w:val="24"/>
          <w:lang w:val="en-GB"/>
        </w:rPr>
        <w:t>odel-based ventilation, M</w:t>
      </w:r>
      <w:r w:rsidR="004F353D" w:rsidRPr="006300AF">
        <w:rPr>
          <w:rFonts w:ascii="Times New Roman" w:hAnsi="Times New Roman"/>
          <w:sz w:val="24"/>
          <w:szCs w:val="24"/>
          <w:lang w:val="en-GB"/>
        </w:rPr>
        <w:t>BV</w:t>
      </w:r>
      <w:r w:rsidRPr="006300AF">
        <w:rPr>
          <w:rFonts w:ascii="Times New Roman" w:hAnsi="Times New Roman"/>
          <w:sz w:val="24"/>
          <w:szCs w:val="24"/>
          <w:lang w:val="en-GB"/>
        </w:rPr>
        <w:t>)</w:t>
      </w:r>
      <w:r w:rsidR="004F353D" w:rsidRPr="006300AF">
        <w:rPr>
          <w:rFonts w:ascii="Times New Roman" w:hAnsi="Times New Roman"/>
          <w:sz w:val="24"/>
          <w:szCs w:val="24"/>
          <w:lang w:val="en-GB"/>
        </w:rPr>
        <w:t xml:space="preserve"> or </w:t>
      </w:r>
      <w:r w:rsidRPr="006300AF">
        <w:rPr>
          <w:rFonts w:ascii="Times New Roman" w:hAnsi="Times New Roman"/>
          <w:sz w:val="24"/>
          <w:szCs w:val="24"/>
          <w:lang w:val="en-GB"/>
        </w:rPr>
        <w:t>control treatment (</w:t>
      </w:r>
      <w:r w:rsidR="004F353D" w:rsidRPr="006300AF">
        <w:rPr>
          <w:rFonts w:ascii="Times New Roman" w:hAnsi="Times New Roman"/>
          <w:sz w:val="24"/>
          <w:szCs w:val="24"/>
          <w:lang w:val="en-GB"/>
        </w:rPr>
        <w:t>S</w:t>
      </w:r>
      <w:r w:rsidRPr="006300AF">
        <w:rPr>
          <w:rFonts w:ascii="Times New Roman" w:hAnsi="Times New Roman"/>
          <w:sz w:val="24"/>
          <w:szCs w:val="24"/>
          <w:lang w:val="en-GB"/>
        </w:rPr>
        <w:t>tandard practice ventilation, S</w:t>
      </w:r>
      <w:r w:rsidR="004F353D" w:rsidRPr="006300AF">
        <w:rPr>
          <w:rFonts w:ascii="Times New Roman" w:hAnsi="Times New Roman"/>
          <w:sz w:val="24"/>
          <w:szCs w:val="24"/>
          <w:lang w:val="en-GB"/>
        </w:rPr>
        <w:t>PV</w:t>
      </w:r>
      <w:r w:rsidRPr="006300AF">
        <w:rPr>
          <w:rFonts w:ascii="Times New Roman" w:hAnsi="Times New Roman"/>
          <w:sz w:val="24"/>
          <w:szCs w:val="24"/>
          <w:lang w:val="en-GB"/>
        </w:rPr>
        <w:t>)</w:t>
      </w:r>
      <w:r w:rsidR="0028313D" w:rsidRPr="006300AF">
        <w:rPr>
          <w:rFonts w:ascii="Times New Roman" w:hAnsi="Times New Roman"/>
          <w:sz w:val="24"/>
          <w:szCs w:val="24"/>
          <w:lang w:val="en-GB"/>
        </w:rPr>
        <w:t>.</w:t>
      </w:r>
    </w:p>
    <w:p w14:paraId="2787DCC1" w14:textId="77777777" w:rsidR="001D741A" w:rsidRPr="006300AF" w:rsidRDefault="001D741A" w:rsidP="004049A3">
      <w:pPr>
        <w:pStyle w:val="Text"/>
        <w:spacing w:line="360" w:lineRule="auto"/>
        <w:jc w:val="both"/>
        <w:rPr>
          <w:rFonts w:ascii="Times New Roman" w:hAnsi="Times New Roman"/>
          <w:sz w:val="24"/>
          <w:szCs w:val="24"/>
          <w:lang w:val="en-GB"/>
        </w:rPr>
      </w:pPr>
    </w:p>
    <w:p w14:paraId="222C8DB0" w14:textId="067F3D0C" w:rsidR="004F353D" w:rsidRPr="006300AF" w:rsidRDefault="004F353D" w:rsidP="00910B0F">
      <w:pPr>
        <w:pStyle w:val="Text"/>
        <w:numPr>
          <w:ilvl w:val="0"/>
          <w:numId w:val="3"/>
        </w:numPr>
        <w:spacing w:line="360" w:lineRule="auto"/>
        <w:ind w:left="480"/>
        <w:jc w:val="both"/>
        <w:rPr>
          <w:rFonts w:ascii="Times New Roman" w:hAnsi="Times New Roman"/>
          <w:sz w:val="24"/>
          <w:szCs w:val="24"/>
          <w:lang w:val="en-GB"/>
        </w:rPr>
      </w:pPr>
      <w:r w:rsidRPr="006300AF">
        <w:rPr>
          <w:rFonts w:ascii="Times New Roman" w:hAnsi="Times New Roman"/>
          <w:b/>
          <w:sz w:val="24"/>
          <w:szCs w:val="24"/>
          <w:u w:val="single"/>
          <w:lang w:val="en-GB"/>
        </w:rPr>
        <w:lastRenderedPageBreak/>
        <w:t>SPV</w:t>
      </w:r>
      <w:r w:rsidRPr="006300AF">
        <w:rPr>
          <w:rFonts w:ascii="Times New Roman" w:hAnsi="Times New Roman"/>
          <w:sz w:val="24"/>
          <w:szCs w:val="24"/>
          <w:u w:val="single"/>
          <w:lang w:val="en-GB"/>
        </w:rPr>
        <w:t>: Control</w:t>
      </w:r>
      <w:r w:rsidR="008315BB" w:rsidRPr="006300AF">
        <w:rPr>
          <w:rFonts w:ascii="Times New Roman" w:hAnsi="Times New Roman"/>
          <w:sz w:val="24"/>
          <w:szCs w:val="24"/>
          <w:u w:val="single"/>
          <w:lang w:val="en-GB"/>
        </w:rPr>
        <w:t xml:space="preserve"> group</w:t>
      </w:r>
      <w:r w:rsidRPr="006300AF">
        <w:rPr>
          <w:rFonts w:ascii="Times New Roman" w:hAnsi="Times New Roman"/>
          <w:sz w:val="24"/>
          <w:szCs w:val="24"/>
          <w:lang w:val="en-GB"/>
        </w:rPr>
        <w:t>: Receive current standard of care</w:t>
      </w:r>
      <w:r w:rsidR="001D741A" w:rsidRPr="006300AF">
        <w:rPr>
          <w:rFonts w:ascii="Times New Roman" w:hAnsi="Times New Roman"/>
          <w:sz w:val="24"/>
          <w:szCs w:val="24"/>
          <w:lang w:val="en-GB"/>
        </w:rPr>
        <w:t xml:space="preserve"> in the participating hospital</w:t>
      </w:r>
      <w:r w:rsidRPr="006300AF">
        <w:rPr>
          <w:rFonts w:ascii="Times New Roman" w:hAnsi="Times New Roman"/>
          <w:sz w:val="24"/>
          <w:szCs w:val="24"/>
          <w:lang w:val="en-GB"/>
        </w:rPr>
        <w:t xml:space="preserve">, including tidal volumes of </w:t>
      </w:r>
      <w:proofErr w:type="spellStart"/>
      <w:r w:rsidRPr="006300AF">
        <w:rPr>
          <w:rFonts w:ascii="Times New Roman" w:hAnsi="Times New Roman"/>
          <w:i/>
          <w:sz w:val="24"/>
          <w:szCs w:val="24"/>
          <w:lang w:val="en-GB"/>
        </w:rPr>
        <w:t>Vt</w:t>
      </w:r>
      <w:proofErr w:type="spellEnd"/>
      <w:r w:rsidRPr="006300AF">
        <w:rPr>
          <w:rFonts w:ascii="Times New Roman" w:hAnsi="Times New Roman"/>
          <w:sz w:val="24"/>
          <w:szCs w:val="24"/>
          <w:lang w:val="en-GB"/>
        </w:rPr>
        <w:t xml:space="preserve"> ~ 6ml/</w:t>
      </w:r>
      <w:r w:rsidR="00972613" w:rsidRPr="006300AF">
        <w:rPr>
          <w:rFonts w:ascii="Times New Roman" w:hAnsi="Times New Roman"/>
          <w:sz w:val="24"/>
          <w:szCs w:val="24"/>
          <w:lang w:val="en-GB"/>
        </w:rPr>
        <w:t xml:space="preserve"> </w:t>
      </w:r>
      <w:r w:rsidRPr="006300AF">
        <w:rPr>
          <w:rFonts w:ascii="Times New Roman" w:hAnsi="Times New Roman"/>
          <w:sz w:val="24"/>
          <w:szCs w:val="24"/>
          <w:lang w:val="en-GB"/>
        </w:rPr>
        <w:t>kg</w:t>
      </w:r>
      <w:r w:rsidR="008315BB" w:rsidRPr="006300AF">
        <w:rPr>
          <w:rFonts w:ascii="Times New Roman" w:hAnsi="Times New Roman"/>
          <w:sz w:val="24"/>
          <w:szCs w:val="24"/>
          <w:lang w:val="en-GB"/>
        </w:rPr>
        <w:t xml:space="preserve"> </w:t>
      </w:r>
      <w:r w:rsidR="008315BB" w:rsidRPr="006300AF">
        <w:rPr>
          <w:rFonts w:ascii="Times New Roman" w:hAnsi="Times New Roman"/>
          <w:sz w:val="24"/>
          <w:szCs w:val="24"/>
          <w:lang w:val="en-GB"/>
        </w:rPr>
        <w:fldChar w:fldCharType="begin"/>
      </w:r>
      <w:r w:rsidR="008315BB" w:rsidRPr="006300AF">
        <w:rPr>
          <w:rFonts w:ascii="Times New Roman" w:hAnsi="Times New Roman"/>
          <w:sz w:val="24"/>
          <w:szCs w:val="24"/>
          <w:lang w:val="en-GB"/>
        </w:rPr>
        <w:instrText xml:space="preserve"> ADDIN EN.CITE &lt;EndNote&gt;&lt;Cite&gt;&lt;Author&gt;The Acute Respiratory Distress Syndrome Network&lt;/Author&gt;&lt;Year&gt;2000&lt;/Year&gt;&lt;RecNum&gt;297&lt;/RecNum&gt;&lt;DisplayText&gt;(The Acute Respiratory Distress Syndrome Network, 2000)&lt;/DisplayText&gt;&lt;record&gt;&lt;rec-number&gt;297&lt;/rec-number&gt;&lt;foreign-keys&gt;&lt;key app="EN" db-id="wxdr0evsnr9ppgerwwupvwvotzzzffrvvwzd" timestamp="1306184963"&gt;297&lt;/key&gt;&lt;/foreign-keys&gt;&lt;ref-type name="Journal Article"&gt;17&lt;/ref-type&gt;&lt;contributors&gt;&lt;authors&gt;&lt;author&gt;The Acute Respiratory Distress Syndrome Network,&lt;/author&gt;&lt;/authors&gt;&lt;/contributors&gt;&lt;titles&gt;&lt;title&gt;Ventilation with Lower Tidal Volumes as Compared with Traditional Tidal Volumes for Acute Lung Injury and the Acute Respiratory Distress Syndrome&lt;/title&gt;&lt;secondary-title&gt;N Engl J Med&lt;/secondary-title&gt;&lt;alt-title&gt;N Engl J Med&lt;/alt-title&gt;&lt;/titles&gt;&lt;periodical&gt;&lt;full-title&gt;N Engl J Med&lt;/full-title&gt;&lt;/periodical&gt;&lt;alt-periodical&gt;&lt;full-title&gt;N Engl J Med&lt;/full-title&gt;&lt;/alt-periodical&gt;&lt;pages&gt;1301-1308&lt;/pages&gt;&lt;volume&gt;342&lt;/volume&gt;&lt;number&gt;18&lt;/number&gt;&lt;dates&gt;&lt;year&gt;2000&lt;/year&gt;&lt;pub-dates&gt;&lt;date&gt;May 4, 2000&lt;/date&gt;&lt;/pub-dates&gt;&lt;/dates&gt;&lt;urls&gt;&lt;related-urls&gt;&lt;url&gt;http://content.nejm.org/cgi/content/abstract/342/18/1301&lt;/url&gt;&lt;/related-urls&gt;&lt;/urls&gt;&lt;/record&gt;&lt;/Cite&gt;&lt;/EndNote&gt;</w:instrText>
      </w:r>
      <w:r w:rsidR="008315BB" w:rsidRPr="006300AF">
        <w:rPr>
          <w:rFonts w:ascii="Times New Roman" w:hAnsi="Times New Roman"/>
          <w:sz w:val="24"/>
          <w:szCs w:val="24"/>
          <w:lang w:val="en-GB"/>
        </w:rPr>
        <w:fldChar w:fldCharType="separate"/>
      </w:r>
      <w:r w:rsidR="008315BB" w:rsidRPr="006300AF">
        <w:rPr>
          <w:rFonts w:ascii="Times New Roman" w:hAnsi="Times New Roman"/>
          <w:sz w:val="24"/>
          <w:szCs w:val="24"/>
          <w:lang w:val="en-GB"/>
        </w:rPr>
        <w:t>(</w:t>
      </w:r>
      <w:hyperlink w:anchor="_ENREF_28" w:tooltip="The Acute Respiratory Distress Syndrome Network, 2000 #297" w:history="1">
        <w:r w:rsidR="0081016E" w:rsidRPr="006300AF">
          <w:rPr>
            <w:rFonts w:ascii="Times New Roman" w:hAnsi="Times New Roman"/>
            <w:sz w:val="24"/>
            <w:szCs w:val="24"/>
            <w:lang w:val="en-GB"/>
          </w:rPr>
          <w:t>The Acute Respiratory Distress Syndrome Network, 2000</w:t>
        </w:r>
      </w:hyperlink>
      <w:r w:rsidR="008315BB" w:rsidRPr="006300AF">
        <w:rPr>
          <w:rFonts w:ascii="Times New Roman" w:hAnsi="Times New Roman"/>
          <w:sz w:val="24"/>
          <w:szCs w:val="24"/>
          <w:lang w:val="en-GB"/>
        </w:rPr>
        <w:t>)</w:t>
      </w:r>
      <w:r w:rsidR="008315BB" w:rsidRPr="006300AF">
        <w:rPr>
          <w:rFonts w:ascii="Times New Roman" w:hAnsi="Times New Roman"/>
          <w:sz w:val="24"/>
          <w:szCs w:val="24"/>
          <w:lang w:val="en-GB"/>
        </w:rPr>
        <w:fldChar w:fldCharType="end"/>
      </w:r>
      <w:r w:rsidRPr="006300AF">
        <w:rPr>
          <w:rFonts w:ascii="Times New Roman" w:hAnsi="Times New Roman"/>
          <w:sz w:val="24"/>
          <w:szCs w:val="24"/>
          <w:lang w:val="en-GB"/>
        </w:rPr>
        <w:t>, and the same measurements defined. PEEP and MV will thus be guided by clinicians per standard.</w:t>
      </w:r>
    </w:p>
    <w:p w14:paraId="22446DE9" w14:textId="531E8A3B" w:rsidR="004F353D" w:rsidRPr="006300AF" w:rsidRDefault="004F353D" w:rsidP="00910B0F">
      <w:pPr>
        <w:pStyle w:val="Text"/>
        <w:numPr>
          <w:ilvl w:val="0"/>
          <w:numId w:val="3"/>
        </w:numPr>
        <w:spacing w:line="360" w:lineRule="auto"/>
        <w:ind w:left="480"/>
        <w:jc w:val="both"/>
        <w:rPr>
          <w:rFonts w:ascii="Times New Roman" w:hAnsi="Times New Roman"/>
          <w:sz w:val="24"/>
          <w:szCs w:val="24"/>
          <w:lang w:val="en-GB"/>
        </w:rPr>
      </w:pPr>
      <w:r w:rsidRPr="006300AF">
        <w:rPr>
          <w:rFonts w:ascii="Times New Roman" w:hAnsi="Times New Roman"/>
          <w:b/>
          <w:sz w:val="24"/>
          <w:szCs w:val="24"/>
          <w:u w:val="single"/>
          <w:lang w:val="en-GB"/>
        </w:rPr>
        <w:t>MBV</w:t>
      </w:r>
      <w:r w:rsidRPr="006300AF">
        <w:rPr>
          <w:rFonts w:ascii="Times New Roman" w:hAnsi="Times New Roman"/>
          <w:sz w:val="24"/>
          <w:szCs w:val="24"/>
          <w:u w:val="single"/>
          <w:lang w:val="en-GB"/>
        </w:rPr>
        <w:t>: Intervention</w:t>
      </w:r>
      <w:r w:rsidR="008315BB" w:rsidRPr="006300AF">
        <w:rPr>
          <w:rFonts w:ascii="Times New Roman" w:hAnsi="Times New Roman"/>
          <w:sz w:val="24"/>
          <w:szCs w:val="24"/>
          <w:u w:val="single"/>
          <w:lang w:val="en-GB"/>
        </w:rPr>
        <w:t xml:space="preserve"> group</w:t>
      </w:r>
      <w:r w:rsidRPr="006300AF">
        <w:rPr>
          <w:rFonts w:ascii="Times New Roman" w:hAnsi="Times New Roman"/>
          <w:sz w:val="24"/>
          <w:szCs w:val="24"/>
          <w:lang w:val="en-GB"/>
        </w:rPr>
        <w:t xml:space="preserve">: MV guided by clinicians using computers and models to set PEEP and guide </w:t>
      </w:r>
      <w:r w:rsidR="00073C92" w:rsidRPr="006300AF">
        <w:rPr>
          <w:rFonts w:ascii="Times New Roman" w:hAnsi="Times New Roman"/>
          <w:sz w:val="24"/>
          <w:szCs w:val="24"/>
          <w:lang w:val="en-GB"/>
        </w:rPr>
        <w:t>care</w:t>
      </w:r>
      <w:r w:rsidRPr="006300AF">
        <w:rPr>
          <w:rFonts w:ascii="Times New Roman" w:hAnsi="Times New Roman"/>
          <w:sz w:val="24"/>
          <w:szCs w:val="24"/>
          <w:lang w:val="en-GB"/>
        </w:rPr>
        <w:t xml:space="preserve">. The models use real-time, readily available measurements of pressure and flow from the ventilator. MBV will use the model-based metrics </w:t>
      </w:r>
      <w:r w:rsidR="00090AEE" w:rsidRPr="006300AF">
        <w:rPr>
          <w:rFonts w:ascii="Times New Roman" w:hAnsi="Times New Roman"/>
          <w:sz w:val="24"/>
          <w:szCs w:val="24"/>
          <w:lang w:val="en-GB"/>
        </w:rPr>
        <w:t>(Minimal lung elastance during PEEP titration (</w:t>
      </w:r>
      <w:proofErr w:type="spellStart"/>
      <w:r w:rsidR="00090AEE" w:rsidRPr="006300AF">
        <w:rPr>
          <w:rFonts w:ascii="Times New Roman" w:hAnsi="Times New Roman"/>
          <w:sz w:val="24"/>
          <w:szCs w:val="24"/>
          <w:lang w:val="en-GB"/>
        </w:rPr>
        <w:t>Elung</w:t>
      </w:r>
      <w:proofErr w:type="spellEnd"/>
      <w:r w:rsidR="00090AEE" w:rsidRPr="006300AF">
        <w:rPr>
          <w:rFonts w:ascii="Times New Roman" w:hAnsi="Times New Roman"/>
          <w:sz w:val="24"/>
          <w:szCs w:val="24"/>
          <w:lang w:val="en-GB"/>
        </w:rPr>
        <w:t xml:space="preserve"> and </w:t>
      </w:r>
      <w:proofErr w:type="spellStart"/>
      <w:r w:rsidR="00090AEE" w:rsidRPr="006300AF">
        <w:rPr>
          <w:rFonts w:ascii="Times New Roman" w:hAnsi="Times New Roman"/>
          <w:sz w:val="24"/>
          <w:szCs w:val="24"/>
          <w:lang w:val="en-GB"/>
        </w:rPr>
        <w:t>Edrs</w:t>
      </w:r>
      <w:proofErr w:type="spellEnd"/>
      <w:r w:rsidR="00090AEE" w:rsidRPr="006300AF">
        <w:rPr>
          <w:rFonts w:ascii="Times New Roman" w:hAnsi="Times New Roman"/>
          <w:sz w:val="24"/>
          <w:szCs w:val="24"/>
          <w:lang w:val="en-GB"/>
        </w:rPr>
        <w:t xml:space="preserve"> </w:t>
      </w:r>
      <w:r w:rsidR="002931CE">
        <w:rPr>
          <w:rFonts w:ascii="Times New Roman" w:hAnsi="Times New Roman"/>
          <w:sz w:val="24"/>
          <w:szCs w:val="24"/>
          <w:lang w:val="en-GB"/>
        </w:rPr>
        <w:t>m</w:t>
      </w:r>
      <w:r w:rsidR="00090AEE" w:rsidRPr="006300AF">
        <w:rPr>
          <w:rFonts w:ascii="Times New Roman" w:hAnsi="Times New Roman"/>
          <w:sz w:val="24"/>
          <w:szCs w:val="24"/>
          <w:lang w:val="en-GB"/>
        </w:rPr>
        <w:t xml:space="preserve">odel) </w:t>
      </w:r>
      <w:r w:rsidR="00090AEE" w:rsidRPr="006300AF">
        <w:rPr>
          <w:rFonts w:ascii="Times New Roman" w:hAnsi="Times New Roman"/>
          <w:sz w:val="24"/>
          <w:szCs w:val="24"/>
          <w:lang w:val="en-GB"/>
        </w:rPr>
        <w:fldChar w:fldCharType="begin"/>
      </w:r>
      <w:r w:rsidR="008315BB" w:rsidRPr="006300AF">
        <w:rPr>
          <w:rFonts w:ascii="Times New Roman" w:hAnsi="Times New Roman"/>
          <w:sz w:val="24"/>
          <w:szCs w:val="24"/>
          <w:lang w:val="en-GB"/>
        </w:rPr>
        <w:instrText xml:space="preserve"> ADDIN EN.CITE &lt;EndNote&gt;&lt;Cite&gt;&lt;Author&gt;Chiew&lt;/Author&gt;&lt;Year&gt;2011&lt;/Year&gt;&lt;RecNum&gt;705&lt;/RecNum&gt;&lt;DisplayText&gt;(Chiew et al., 2011, Chiew et al., 2012)&lt;/DisplayText&gt;&lt;record&gt;&lt;rec-number&gt;705&lt;/rec-number&gt;&lt;foreign-keys&gt;&lt;key app="EN" db-id="wxdr0evsnr9ppgerwwupvwvotzzzffrvvwzd" timestamp="1324711640"&gt;705&lt;/key&gt;&lt;/foreign-keys&gt;&lt;ref-type name="Journal Article"&gt;17&lt;/ref-type&gt;&lt;contributors&gt;&lt;authors&gt;&lt;author&gt;Chiew, Yeong Shiong&lt;/author&gt;&lt;author&gt;Chase, J. Geoffrey&lt;/author&gt;&lt;author&gt;Shaw, Geoffrey&lt;/author&gt;&lt;author&gt;Sundaresan, Ashwath&lt;/author&gt;&lt;author&gt;Desaive, Thomas&lt;/author&gt;&lt;/authors&gt;&lt;/contributors&gt;&lt;titles&gt;&lt;title&gt;Model-based PEEP Optimisation in Mechanical Ventilation&lt;/title&gt;&lt;secondary-title&gt;BioMedical Engineering OnLine&lt;/secondary-title&gt;&lt;/titles&gt;&lt;periodical&gt;&lt;full-title&gt;BioMedical Engineering OnLine&lt;/full-title&gt;&lt;/periodical&gt;&lt;pages&gt;111&lt;/pages&gt;&lt;volume&gt;10&lt;/volume&gt;&lt;number&gt;1&lt;/number&gt;&lt;dates&gt;&lt;year&gt;2011&lt;/year&gt;&lt;/dates&gt;&lt;isbn&gt;1475-925X&lt;/isbn&gt;&lt;accession-num&gt;doi:10.1186/1475-925X-10-111&lt;/accession-num&gt;&lt;urls&gt;&lt;related-urls&gt;&lt;url&gt;http://www.biomedical-engineering-online.com/content/10/1/111&lt;/url&gt;&lt;/related-urls&gt;&lt;/urls&gt;&lt;/record&gt;&lt;/Cite&gt;&lt;Cite&gt;&lt;Author&gt;Chiew&lt;/Author&gt;&lt;Year&gt;2012&lt;/Year&gt;&lt;RecNum&gt;974&lt;/RecNum&gt;&lt;record&gt;&lt;rec-number&gt;974&lt;/rec-number&gt;&lt;foreign-keys&gt;&lt;key app="EN" db-id="wxdr0evsnr9ppgerwwupvwvotzzzffrvvwzd" timestamp="1333139916"&gt;974&lt;/key&gt;&lt;/foreign-keys&gt;&lt;ref-type name="Journal Article"&gt;17&lt;/ref-type&gt;&lt;contributors&gt;&lt;authors&gt;&lt;author&gt;Chiew, Y. S.&lt;/author&gt;&lt;author&gt;Chase, J. G.&lt;/author&gt;&lt;author&gt;Shaw, G. M.&lt;/author&gt;&lt;author&gt;Desaive, T.&lt;/author&gt;&lt;/authors&gt;&lt;/contributors&gt;&lt;titles&gt;&lt;title&gt;Respiratory system elastance monitoring during PEEP titration&lt;/title&gt;&lt;secondary-title&gt;Critical Care&lt;/secondary-title&gt;&lt;/titles&gt;&lt;periodical&gt;&lt;full-title&gt;Critical Care&lt;/full-title&gt;&lt;/periodical&gt;&lt;pages&gt;P103&lt;/pages&gt;&lt;volume&gt;16&lt;/volume&gt;&lt;number&gt;Suppl 1&lt;/number&gt;&lt;dates&gt;&lt;year&gt;2012&lt;/year&gt;&lt;/dates&gt;&lt;isbn&gt;1364-8535&lt;/isbn&gt;&lt;accession-num&gt;doi:10.1186/cc10710&lt;/accession-num&gt;&lt;urls&gt;&lt;related-urls&gt;&lt;url&gt;http://ccforum.com/content/16/S1/P103&lt;/url&gt;&lt;/related-urls&gt;&lt;/urls&gt;&lt;/record&gt;&lt;/Cite&gt;&lt;/EndNote&gt;</w:instrText>
      </w:r>
      <w:r w:rsidR="00090AEE" w:rsidRPr="006300AF">
        <w:rPr>
          <w:rFonts w:ascii="Times New Roman" w:hAnsi="Times New Roman"/>
          <w:sz w:val="24"/>
          <w:szCs w:val="24"/>
          <w:lang w:val="en-GB"/>
        </w:rPr>
        <w:fldChar w:fldCharType="separate"/>
      </w:r>
      <w:r w:rsidR="008315BB" w:rsidRPr="006300AF">
        <w:rPr>
          <w:rFonts w:ascii="Times New Roman" w:hAnsi="Times New Roman"/>
          <w:sz w:val="24"/>
          <w:szCs w:val="24"/>
          <w:lang w:val="en-GB"/>
        </w:rPr>
        <w:t>(</w:t>
      </w:r>
      <w:hyperlink w:anchor="_ENREF_8" w:tooltip="Chiew, 2011 #705" w:history="1">
        <w:r w:rsidR="0081016E" w:rsidRPr="006300AF">
          <w:rPr>
            <w:rFonts w:ascii="Times New Roman" w:hAnsi="Times New Roman"/>
            <w:sz w:val="24"/>
            <w:szCs w:val="24"/>
            <w:lang w:val="en-GB"/>
          </w:rPr>
          <w:t>Chiew et al., 2011</w:t>
        </w:r>
      </w:hyperlink>
      <w:r w:rsidR="008315BB" w:rsidRPr="006300AF">
        <w:rPr>
          <w:rFonts w:ascii="Times New Roman" w:hAnsi="Times New Roman"/>
          <w:sz w:val="24"/>
          <w:szCs w:val="24"/>
          <w:lang w:val="en-GB"/>
        </w:rPr>
        <w:t xml:space="preserve">, </w:t>
      </w:r>
      <w:hyperlink w:anchor="_ENREF_9" w:tooltip="Chiew, 2012 #974" w:history="1">
        <w:r w:rsidR="0081016E" w:rsidRPr="006300AF">
          <w:rPr>
            <w:rFonts w:ascii="Times New Roman" w:hAnsi="Times New Roman"/>
            <w:sz w:val="24"/>
            <w:szCs w:val="24"/>
            <w:lang w:val="en-GB"/>
          </w:rPr>
          <w:t>Chiew et al., 2012</w:t>
        </w:r>
      </w:hyperlink>
      <w:r w:rsidR="008315BB" w:rsidRPr="006300AF">
        <w:rPr>
          <w:rFonts w:ascii="Times New Roman" w:hAnsi="Times New Roman"/>
          <w:sz w:val="24"/>
          <w:szCs w:val="24"/>
          <w:lang w:val="en-GB"/>
        </w:rPr>
        <w:t>)</w:t>
      </w:r>
      <w:r w:rsidR="00090AEE" w:rsidRPr="006300AF">
        <w:rPr>
          <w:rFonts w:ascii="Times New Roman" w:hAnsi="Times New Roman"/>
          <w:sz w:val="24"/>
          <w:szCs w:val="24"/>
          <w:lang w:val="en-GB"/>
        </w:rPr>
        <w:fldChar w:fldCharType="end"/>
      </w:r>
      <w:r w:rsidR="00090AEE" w:rsidRPr="006300AF">
        <w:rPr>
          <w:rFonts w:ascii="Times New Roman" w:hAnsi="Times New Roman"/>
          <w:sz w:val="24"/>
          <w:szCs w:val="24"/>
          <w:lang w:val="en-GB"/>
        </w:rPr>
        <w:t xml:space="preserve">) </w:t>
      </w:r>
      <w:r w:rsidR="0042654F" w:rsidRPr="006300AF">
        <w:rPr>
          <w:rFonts w:ascii="Times New Roman" w:hAnsi="Times New Roman"/>
          <w:sz w:val="24"/>
          <w:szCs w:val="24"/>
          <w:lang w:val="en-GB"/>
        </w:rPr>
        <w:t>to guide care.</w:t>
      </w:r>
    </w:p>
    <w:p w14:paraId="3639365F" w14:textId="77777777" w:rsidR="007D1E0D" w:rsidRPr="006300AF" w:rsidRDefault="007D1E0D" w:rsidP="004049A3">
      <w:pPr>
        <w:spacing w:after="0" w:line="360" w:lineRule="auto"/>
        <w:jc w:val="both"/>
        <w:rPr>
          <w:rFonts w:ascii="Times New Roman" w:hAnsi="Times New Roman" w:cs="Times New Roman"/>
          <w:sz w:val="24"/>
          <w:szCs w:val="24"/>
          <w:lang w:val="en-GB"/>
        </w:rPr>
      </w:pPr>
    </w:p>
    <w:p w14:paraId="4BE7B33A" w14:textId="77777777" w:rsidR="008315BB" w:rsidRPr="006300AF" w:rsidRDefault="00073C92"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The d</w:t>
      </w:r>
      <w:r w:rsidR="008315BB" w:rsidRPr="006300AF">
        <w:rPr>
          <w:rFonts w:ascii="Times New Roman" w:hAnsi="Times New Roman" w:cs="Times New Roman"/>
          <w:sz w:val="24"/>
          <w:szCs w:val="24"/>
          <w:lang w:val="en-GB"/>
        </w:rPr>
        <w:t>etails of the clinical protocol for each group are described in Section 4.0.</w:t>
      </w:r>
    </w:p>
    <w:p w14:paraId="12D3944F" w14:textId="77777777" w:rsidR="008315BB" w:rsidRPr="006300AF" w:rsidRDefault="008315BB" w:rsidP="004049A3">
      <w:pPr>
        <w:spacing w:after="0" w:line="360" w:lineRule="auto"/>
        <w:jc w:val="both"/>
        <w:rPr>
          <w:rFonts w:ascii="Times New Roman" w:hAnsi="Times New Roman" w:cs="Times New Roman"/>
          <w:sz w:val="24"/>
          <w:szCs w:val="24"/>
          <w:lang w:val="en-GB"/>
        </w:rPr>
      </w:pPr>
    </w:p>
    <w:p w14:paraId="59ED652D" w14:textId="77777777" w:rsidR="00C8757C" w:rsidRPr="006300AF" w:rsidRDefault="00EC3B04" w:rsidP="004049A3">
      <w:pPr>
        <w:pStyle w:val="Text"/>
        <w:spacing w:line="360" w:lineRule="auto"/>
        <w:jc w:val="both"/>
        <w:rPr>
          <w:rFonts w:ascii="Times New Roman" w:hAnsi="Times New Roman"/>
          <w:b/>
          <w:sz w:val="24"/>
          <w:szCs w:val="24"/>
          <w:lang w:val="en-GB"/>
        </w:rPr>
      </w:pPr>
      <w:r w:rsidRPr="006300AF">
        <w:rPr>
          <w:rFonts w:ascii="Times New Roman" w:hAnsi="Times New Roman"/>
          <w:b/>
          <w:sz w:val="24"/>
          <w:szCs w:val="24"/>
          <w:lang w:val="en-GB"/>
        </w:rPr>
        <w:t>3</w:t>
      </w:r>
      <w:r w:rsidR="000E450B" w:rsidRPr="006300AF">
        <w:rPr>
          <w:rFonts w:ascii="Times New Roman" w:hAnsi="Times New Roman"/>
          <w:b/>
          <w:sz w:val="24"/>
          <w:szCs w:val="24"/>
          <w:lang w:val="en-GB"/>
        </w:rPr>
        <w:t>.3.3</w:t>
      </w:r>
      <w:r w:rsidR="000E450B" w:rsidRPr="006300AF">
        <w:rPr>
          <w:rFonts w:ascii="Times New Roman" w:hAnsi="Times New Roman"/>
          <w:b/>
          <w:sz w:val="24"/>
          <w:szCs w:val="24"/>
          <w:lang w:val="en-GB"/>
        </w:rPr>
        <w:tab/>
      </w:r>
      <w:r w:rsidR="00780C57" w:rsidRPr="006300AF">
        <w:rPr>
          <w:rFonts w:ascii="Times New Roman" w:hAnsi="Times New Roman"/>
          <w:b/>
          <w:sz w:val="24"/>
          <w:szCs w:val="24"/>
          <w:lang w:val="en-GB"/>
        </w:rPr>
        <w:t xml:space="preserve">Trial </w:t>
      </w:r>
      <w:r w:rsidR="00697505" w:rsidRPr="006300AF">
        <w:rPr>
          <w:rFonts w:ascii="Times New Roman" w:hAnsi="Times New Roman"/>
          <w:b/>
          <w:sz w:val="24"/>
          <w:szCs w:val="24"/>
          <w:lang w:val="en-GB"/>
        </w:rPr>
        <w:t>Sample Size</w:t>
      </w:r>
    </w:p>
    <w:p w14:paraId="034F5E52" w14:textId="0370009D" w:rsidR="001D741A" w:rsidRPr="006300AF" w:rsidRDefault="00697505" w:rsidP="004049A3">
      <w:pPr>
        <w:pStyle w:val="Text"/>
        <w:spacing w:line="360" w:lineRule="auto"/>
        <w:jc w:val="both"/>
        <w:rPr>
          <w:rFonts w:ascii="Times New Roman" w:hAnsi="Times New Roman"/>
          <w:sz w:val="24"/>
          <w:szCs w:val="24"/>
          <w:lang w:val="en-GB"/>
        </w:rPr>
      </w:pPr>
      <w:r w:rsidRPr="006300AF">
        <w:rPr>
          <w:rFonts w:ascii="Times New Roman" w:hAnsi="Times New Roman"/>
          <w:sz w:val="24"/>
          <w:szCs w:val="24"/>
          <w:lang w:val="en-GB"/>
        </w:rPr>
        <w:t>A power analysis was performed using retrospective data collected from the Intensive care unit Christchurch Hospital.</w:t>
      </w:r>
      <w:r w:rsidR="001D741A" w:rsidRPr="006300AF">
        <w:rPr>
          <w:rFonts w:ascii="Times New Roman" w:hAnsi="Times New Roman"/>
          <w:sz w:val="24"/>
          <w:szCs w:val="24"/>
          <w:lang w:val="en-GB"/>
        </w:rPr>
        <w:t xml:space="preserve"> </w:t>
      </w:r>
      <w:r w:rsidR="002B43E2" w:rsidRPr="006300AF">
        <w:rPr>
          <w:rFonts w:ascii="Times New Roman" w:hAnsi="Times New Roman"/>
          <w:sz w:val="24"/>
          <w:szCs w:val="24"/>
          <w:lang w:val="en-GB"/>
        </w:rPr>
        <w:t xml:space="preserve">Based on the analysis, CURE RCT is designed as Two-arm randomised control trial </w:t>
      </w:r>
      <w:r w:rsidR="00EF4486">
        <w:rPr>
          <w:rFonts w:ascii="Times New Roman" w:hAnsi="Times New Roman"/>
          <w:sz w:val="24"/>
          <w:szCs w:val="24"/>
          <w:lang w:val="en-GB"/>
        </w:rPr>
        <w:t xml:space="preserve">with 320 patients </w:t>
      </w:r>
      <w:r w:rsidR="00EF4486">
        <w:rPr>
          <w:rFonts w:ascii="Times New Roman" w:hAnsi="Times New Roman"/>
          <w:sz w:val="24"/>
          <w:szCs w:val="24"/>
          <w:highlight w:val="yellow"/>
          <w:lang w:val="en-GB"/>
        </w:rPr>
        <w:t>(</w:t>
      </w:r>
      <w:commentRangeStart w:id="2"/>
      <w:r w:rsidR="00F23A1B" w:rsidRPr="00DA55C1">
        <w:rPr>
          <w:rFonts w:ascii="Times New Roman" w:hAnsi="Times New Roman"/>
          <w:sz w:val="24"/>
          <w:szCs w:val="24"/>
          <w:highlight w:val="yellow"/>
          <w:lang w:val="en-GB"/>
        </w:rPr>
        <w:t>1</w:t>
      </w:r>
      <w:r w:rsidR="00EF4486">
        <w:rPr>
          <w:rFonts w:ascii="Times New Roman" w:hAnsi="Times New Roman"/>
          <w:sz w:val="24"/>
          <w:szCs w:val="24"/>
          <w:highlight w:val="yellow"/>
          <w:lang w:val="en-GB"/>
        </w:rPr>
        <w:t>6</w:t>
      </w:r>
      <w:r w:rsidR="00F23A1B" w:rsidRPr="00DA55C1">
        <w:rPr>
          <w:rFonts w:ascii="Times New Roman" w:hAnsi="Times New Roman"/>
          <w:sz w:val="24"/>
          <w:szCs w:val="24"/>
          <w:highlight w:val="yellow"/>
          <w:lang w:val="en-GB"/>
        </w:rPr>
        <w:t>0</w:t>
      </w:r>
      <w:commentRangeEnd w:id="2"/>
      <w:r w:rsidR="00EF4486">
        <w:rPr>
          <w:rStyle w:val="CommentReference"/>
          <w:rFonts w:ascii="Book Antiqua" w:hAnsi="Book Antiqua"/>
          <w:lang w:val="x-none" w:eastAsia="en-NZ"/>
        </w:rPr>
        <w:commentReference w:id="2"/>
      </w:r>
      <w:r w:rsidR="00946A45" w:rsidRPr="00DA55C1">
        <w:rPr>
          <w:rFonts w:ascii="Times New Roman" w:hAnsi="Times New Roman"/>
          <w:sz w:val="24"/>
          <w:szCs w:val="24"/>
          <w:highlight w:val="yellow"/>
          <w:lang w:val="en-GB"/>
        </w:rPr>
        <w:t xml:space="preserve"> patients per arm in 3 years</w:t>
      </w:r>
      <w:r w:rsidR="00EF4486">
        <w:rPr>
          <w:rFonts w:ascii="Times New Roman" w:hAnsi="Times New Roman"/>
          <w:sz w:val="24"/>
          <w:szCs w:val="24"/>
          <w:highlight w:val="yellow"/>
          <w:lang w:val="en-GB"/>
        </w:rPr>
        <w:t>)</w:t>
      </w:r>
      <w:r w:rsidR="002B43E2" w:rsidRPr="00DA55C1">
        <w:rPr>
          <w:rFonts w:ascii="Times New Roman" w:hAnsi="Times New Roman"/>
          <w:sz w:val="24"/>
          <w:szCs w:val="24"/>
          <w:highlight w:val="yellow"/>
          <w:lang w:val="en-GB"/>
        </w:rPr>
        <w:t>.</w:t>
      </w:r>
      <w:r w:rsidR="00EF4486">
        <w:rPr>
          <w:rFonts w:ascii="Times New Roman" w:hAnsi="Times New Roman"/>
          <w:sz w:val="24"/>
          <w:szCs w:val="24"/>
          <w:lang w:val="en-GB"/>
        </w:rPr>
        <w:t xml:space="preserve"> </w:t>
      </w:r>
    </w:p>
    <w:p w14:paraId="16E223A4" w14:textId="77777777" w:rsidR="001D741A" w:rsidRPr="006300AF" w:rsidRDefault="001D741A" w:rsidP="004049A3">
      <w:pPr>
        <w:pStyle w:val="Text"/>
        <w:spacing w:line="360" w:lineRule="auto"/>
        <w:jc w:val="both"/>
        <w:rPr>
          <w:rFonts w:ascii="Times New Roman" w:hAnsi="Times New Roman"/>
          <w:sz w:val="24"/>
          <w:szCs w:val="24"/>
          <w:lang w:val="en-GB"/>
        </w:rPr>
      </w:pPr>
    </w:p>
    <w:p w14:paraId="5E190245" w14:textId="3BC9DA45" w:rsidR="00A14C3A" w:rsidRPr="006300AF" w:rsidRDefault="002B43E2" w:rsidP="004049A3">
      <w:pPr>
        <w:pStyle w:val="Text"/>
        <w:spacing w:line="360" w:lineRule="auto"/>
        <w:jc w:val="both"/>
        <w:rPr>
          <w:rFonts w:ascii="Times New Roman" w:hAnsi="Times New Roman"/>
          <w:sz w:val="24"/>
          <w:szCs w:val="24"/>
          <w:lang w:val="en-GB"/>
        </w:rPr>
      </w:pPr>
      <w:r w:rsidRPr="006300AF">
        <w:rPr>
          <w:rFonts w:ascii="Times New Roman" w:hAnsi="Times New Roman"/>
          <w:sz w:val="24"/>
          <w:szCs w:val="24"/>
          <w:lang w:val="en-GB"/>
        </w:rPr>
        <w:t xml:space="preserve">The analysis was performed using </w:t>
      </w:r>
      <w:r w:rsidR="00697505" w:rsidRPr="006300AF">
        <w:rPr>
          <w:rFonts w:ascii="Times New Roman" w:hAnsi="Times New Roman"/>
          <w:sz w:val="24"/>
          <w:szCs w:val="24"/>
          <w:lang w:val="en-GB"/>
        </w:rPr>
        <w:t>patients</w:t>
      </w:r>
      <w:r w:rsidRPr="006300AF">
        <w:rPr>
          <w:rFonts w:ascii="Times New Roman" w:hAnsi="Times New Roman"/>
          <w:sz w:val="24"/>
          <w:szCs w:val="24"/>
          <w:lang w:val="en-GB"/>
        </w:rPr>
        <w:t>’ data</w:t>
      </w:r>
      <w:r w:rsidR="00697505" w:rsidRPr="006300AF">
        <w:rPr>
          <w:rFonts w:ascii="Times New Roman" w:hAnsi="Times New Roman"/>
          <w:sz w:val="24"/>
          <w:szCs w:val="24"/>
          <w:lang w:val="en-GB"/>
        </w:rPr>
        <w:t xml:space="preserve"> from year 201</w:t>
      </w:r>
      <w:r w:rsidR="00946A45" w:rsidRPr="006300AF">
        <w:rPr>
          <w:rFonts w:ascii="Times New Roman" w:hAnsi="Times New Roman"/>
          <w:sz w:val="24"/>
          <w:szCs w:val="24"/>
          <w:lang w:val="en-GB"/>
        </w:rPr>
        <w:t>1 to 2014</w:t>
      </w:r>
      <w:r w:rsidR="00697505" w:rsidRPr="006300AF">
        <w:rPr>
          <w:rFonts w:ascii="Times New Roman" w:hAnsi="Times New Roman"/>
          <w:sz w:val="24"/>
          <w:szCs w:val="24"/>
          <w:lang w:val="en-GB"/>
        </w:rPr>
        <w:t xml:space="preserve"> who were admitted to the ICU needing mechanical ventilation support. </w:t>
      </w:r>
      <w:r w:rsidRPr="006300AF">
        <w:rPr>
          <w:rFonts w:ascii="Times New Roman" w:hAnsi="Times New Roman"/>
          <w:sz w:val="24"/>
          <w:szCs w:val="24"/>
          <w:lang w:val="en-GB"/>
        </w:rPr>
        <w:t xml:space="preserve">It was found that </w:t>
      </w:r>
      <w:r w:rsidR="00474619" w:rsidRPr="006300AF">
        <w:rPr>
          <w:rFonts w:ascii="Times New Roman" w:hAnsi="Times New Roman"/>
          <w:sz w:val="24"/>
          <w:szCs w:val="24"/>
          <w:lang w:val="en-GB"/>
        </w:rPr>
        <w:t xml:space="preserve">approximately </w:t>
      </w:r>
      <w:r w:rsidR="00516D3C" w:rsidRPr="006300AF">
        <w:rPr>
          <w:rFonts w:ascii="Times New Roman" w:hAnsi="Times New Roman"/>
          <w:sz w:val="24"/>
          <w:szCs w:val="24"/>
          <w:lang w:val="en-GB"/>
        </w:rPr>
        <w:t xml:space="preserve">more than </w:t>
      </w:r>
      <w:r w:rsidR="00353C0E" w:rsidRPr="00353C0E">
        <w:rPr>
          <w:rFonts w:ascii="Times New Roman" w:hAnsi="Times New Roman"/>
          <w:sz w:val="24"/>
          <w:szCs w:val="24"/>
          <w:highlight w:val="yellow"/>
          <w:lang w:val="en-GB"/>
        </w:rPr>
        <w:t>900</w:t>
      </w:r>
      <w:r w:rsidR="00474619" w:rsidRPr="006300AF">
        <w:rPr>
          <w:rFonts w:ascii="Times New Roman" w:hAnsi="Times New Roman"/>
          <w:sz w:val="24"/>
          <w:szCs w:val="24"/>
          <w:lang w:val="en-GB"/>
        </w:rPr>
        <w:t xml:space="preserve"> patients were eligible </w:t>
      </w:r>
      <w:r w:rsidRPr="006300AF">
        <w:rPr>
          <w:rFonts w:ascii="Times New Roman" w:hAnsi="Times New Roman"/>
          <w:sz w:val="24"/>
          <w:szCs w:val="24"/>
          <w:lang w:val="en-GB"/>
        </w:rPr>
        <w:t xml:space="preserve">for the study of </w:t>
      </w:r>
      <w:r w:rsidR="00946A45" w:rsidRPr="006300AF">
        <w:rPr>
          <w:rFonts w:ascii="Times New Roman" w:hAnsi="Times New Roman"/>
          <w:sz w:val="24"/>
          <w:szCs w:val="24"/>
          <w:lang w:val="en-GB"/>
        </w:rPr>
        <w:t>4</w:t>
      </w:r>
      <w:r w:rsidRPr="006300AF">
        <w:rPr>
          <w:rFonts w:ascii="Times New Roman" w:hAnsi="Times New Roman"/>
          <w:sz w:val="24"/>
          <w:szCs w:val="24"/>
          <w:lang w:val="en-GB"/>
        </w:rPr>
        <w:t xml:space="preserve"> year period</w:t>
      </w:r>
      <w:r w:rsidR="00A14C3A" w:rsidRPr="006300AF">
        <w:rPr>
          <w:rFonts w:ascii="Times New Roman" w:hAnsi="Times New Roman"/>
          <w:sz w:val="24"/>
          <w:szCs w:val="24"/>
          <w:lang w:val="en-GB"/>
        </w:rPr>
        <w:t xml:space="preserve">. </w:t>
      </w:r>
      <w:r w:rsidR="0042654F" w:rsidRPr="006300AF">
        <w:rPr>
          <w:rFonts w:ascii="Times New Roman" w:hAnsi="Times New Roman"/>
          <w:sz w:val="24"/>
          <w:szCs w:val="24"/>
          <w:lang w:val="en-GB"/>
        </w:rPr>
        <w:t>A</w:t>
      </w:r>
      <w:r w:rsidR="00474619" w:rsidRPr="006300AF">
        <w:rPr>
          <w:rFonts w:ascii="Times New Roman" w:hAnsi="Times New Roman"/>
          <w:sz w:val="24"/>
          <w:szCs w:val="24"/>
          <w:lang w:val="en-GB"/>
        </w:rPr>
        <w:t xml:space="preserve"> minimum </w:t>
      </w:r>
      <w:r w:rsidRPr="006300AF">
        <w:rPr>
          <w:rFonts w:ascii="Times New Roman" w:hAnsi="Times New Roman"/>
          <w:sz w:val="24"/>
          <w:szCs w:val="24"/>
          <w:lang w:val="en-GB"/>
        </w:rPr>
        <w:t xml:space="preserve">effective </w:t>
      </w:r>
      <w:r w:rsidR="00474619" w:rsidRPr="006300AF">
        <w:rPr>
          <w:rFonts w:ascii="Times New Roman" w:hAnsi="Times New Roman"/>
          <w:sz w:val="24"/>
          <w:szCs w:val="24"/>
          <w:lang w:val="en-GB"/>
        </w:rPr>
        <w:t xml:space="preserve">sample size of </w:t>
      </w:r>
      <w:r w:rsidR="00DA55C1" w:rsidRPr="00DA55C1">
        <w:rPr>
          <w:rFonts w:ascii="Times New Roman" w:hAnsi="Times New Roman"/>
          <w:sz w:val="24"/>
          <w:szCs w:val="24"/>
          <w:highlight w:val="yellow"/>
          <w:lang w:val="en-GB"/>
        </w:rPr>
        <w:t>160</w:t>
      </w:r>
      <w:r w:rsidR="00474619" w:rsidRPr="00DA55C1">
        <w:rPr>
          <w:rFonts w:ascii="Times New Roman" w:hAnsi="Times New Roman"/>
          <w:sz w:val="24"/>
          <w:szCs w:val="24"/>
          <w:highlight w:val="yellow"/>
          <w:lang w:val="en-GB"/>
        </w:rPr>
        <w:t xml:space="preserve"> </w:t>
      </w:r>
      <w:r w:rsidR="00F23A1B" w:rsidRPr="00DA55C1">
        <w:rPr>
          <w:rFonts w:ascii="Times New Roman" w:hAnsi="Times New Roman"/>
          <w:sz w:val="24"/>
          <w:szCs w:val="24"/>
          <w:highlight w:val="yellow"/>
          <w:lang w:val="en-GB"/>
        </w:rPr>
        <w:t>per</w:t>
      </w:r>
      <w:r w:rsidR="00F23A1B" w:rsidRPr="006300AF">
        <w:rPr>
          <w:rFonts w:ascii="Times New Roman" w:hAnsi="Times New Roman"/>
          <w:sz w:val="24"/>
          <w:szCs w:val="24"/>
          <w:lang w:val="en-GB"/>
        </w:rPr>
        <w:t xml:space="preserve"> arm is </w:t>
      </w:r>
      <w:r w:rsidR="00474619" w:rsidRPr="006300AF">
        <w:rPr>
          <w:rFonts w:ascii="Times New Roman" w:hAnsi="Times New Roman"/>
          <w:sz w:val="24"/>
          <w:szCs w:val="24"/>
          <w:lang w:val="en-GB"/>
        </w:rPr>
        <w:t>required to identify a 25% reduction in median Length of Mechanical Ventila</w:t>
      </w:r>
      <w:r w:rsidR="00B950A8" w:rsidRPr="006300AF">
        <w:rPr>
          <w:rFonts w:ascii="Times New Roman" w:hAnsi="Times New Roman"/>
          <w:sz w:val="24"/>
          <w:szCs w:val="24"/>
          <w:lang w:val="en-GB"/>
        </w:rPr>
        <w:t>tion (</w:t>
      </w:r>
      <w:proofErr w:type="spellStart"/>
      <w:r w:rsidR="00B950A8" w:rsidRPr="006300AF">
        <w:rPr>
          <w:rFonts w:ascii="Times New Roman" w:hAnsi="Times New Roman"/>
          <w:sz w:val="24"/>
          <w:szCs w:val="24"/>
          <w:lang w:val="en-GB"/>
        </w:rPr>
        <w:t>LoMV</w:t>
      </w:r>
      <w:proofErr w:type="spellEnd"/>
      <w:r w:rsidR="00B950A8" w:rsidRPr="006300AF">
        <w:rPr>
          <w:rFonts w:ascii="Times New Roman" w:hAnsi="Times New Roman"/>
          <w:sz w:val="24"/>
          <w:szCs w:val="24"/>
          <w:lang w:val="en-GB"/>
        </w:rPr>
        <w:t>) with a power of 80%</w:t>
      </w:r>
      <w:r w:rsidR="00474619" w:rsidRPr="006300AF">
        <w:rPr>
          <w:rFonts w:ascii="Times New Roman" w:hAnsi="Times New Roman"/>
          <w:sz w:val="24"/>
          <w:szCs w:val="24"/>
          <w:lang w:val="en-GB"/>
        </w:rPr>
        <w:t xml:space="preserve"> and one</w:t>
      </w:r>
      <w:r w:rsidR="00516D3C" w:rsidRPr="006300AF">
        <w:rPr>
          <w:rFonts w:ascii="Times New Roman" w:hAnsi="Times New Roman"/>
          <w:sz w:val="24"/>
          <w:szCs w:val="24"/>
          <w:lang w:val="en-GB"/>
        </w:rPr>
        <w:t>-</w:t>
      </w:r>
      <w:r w:rsidR="00474619" w:rsidRPr="006300AF">
        <w:rPr>
          <w:rFonts w:ascii="Times New Roman" w:hAnsi="Times New Roman"/>
          <w:sz w:val="24"/>
          <w:szCs w:val="24"/>
          <w:lang w:val="en-GB"/>
        </w:rPr>
        <w:t>sided significance level of 5%.</w:t>
      </w:r>
      <w:r w:rsidR="007D1E0D" w:rsidRPr="006300AF">
        <w:rPr>
          <w:rFonts w:ascii="Times New Roman" w:hAnsi="Times New Roman"/>
          <w:sz w:val="24"/>
          <w:szCs w:val="24"/>
          <w:lang w:val="en-GB"/>
        </w:rPr>
        <w:t xml:space="preserve"> </w:t>
      </w:r>
      <w:r w:rsidRPr="006300AF">
        <w:rPr>
          <w:rFonts w:ascii="Times New Roman" w:hAnsi="Times New Roman"/>
          <w:sz w:val="24"/>
          <w:szCs w:val="24"/>
          <w:lang w:val="en-GB"/>
        </w:rPr>
        <w:t xml:space="preserve">Thus, a sample size of </w:t>
      </w:r>
      <w:r w:rsidR="00516D3C" w:rsidRPr="00EF4486">
        <w:rPr>
          <w:rFonts w:ascii="Times New Roman" w:hAnsi="Times New Roman"/>
          <w:sz w:val="24"/>
          <w:szCs w:val="24"/>
          <w:highlight w:val="yellow"/>
          <w:lang w:val="en-GB"/>
        </w:rPr>
        <w:t>1</w:t>
      </w:r>
      <w:r w:rsidR="00EF4486" w:rsidRPr="00EF4486">
        <w:rPr>
          <w:rFonts w:ascii="Times New Roman" w:hAnsi="Times New Roman"/>
          <w:sz w:val="24"/>
          <w:szCs w:val="24"/>
          <w:highlight w:val="yellow"/>
          <w:lang w:val="en-GB"/>
        </w:rPr>
        <w:t>6</w:t>
      </w:r>
      <w:r w:rsidR="00516D3C" w:rsidRPr="00EF4486">
        <w:rPr>
          <w:rFonts w:ascii="Times New Roman" w:hAnsi="Times New Roman"/>
          <w:sz w:val="24"/>
          <w:szCs w:val="24"/>
          <w:highlight w:val="yellow"/>
          <w:lang w:val="en-GB"/>
        </w:rPr>
        <w:t>0</w:t>
      </w:r>
      <w:r w:rsidRPr="006300AF">
        <w:rPr>
          <w:rFonts w:ascii="Times New Roman" w:hAnsi="Times New Roman"/>
          <w:sz w:val="24"/>
          <w:szCs w:val="24"/>
          <w:lang w:val="en-GB"/>
        </w:rPr>
        <w:t xml:space="preserve"> patients </w:t>
      </w:r>
      <w:r w:rsidR="00474619" w:rsidRPr="006300AF">
        <w:rPr>
          <w:rFonts w:ascii="Times New Roman" w:hAnsi="Times New Roman"/>
          <w:sz w:val="24"/>
          <w:szCs w:val="24"/>
          <w:lang w:val="en-GB"/>
        </w:rPr>
        <w:t xml:space="preserve">in </w:t>
      </w:r>
      <w:r w:rsidR="00A14C3A" w:rsidRPr="006300AF">
        <w:rPr>
          <w:rFonts w:ascii="Times New Roman" w:hAnsi="Times New Roman"/>
          <w:sz w:val="24"/>
          <w:szCs w:val="24"/>
          <w:lang w:val="en-GB"/>
        </w:rPr>
        <w:t>3</w:t>
      </w:r>
      <w:r w:rsidR="00474619" w:rsidRPr="006300AF">
        <w:rPr>
          <w:rFonts w:ascii="Times New Roman" w:hAnsi="Times New Roman"/>
          <w:sz w:val="24"/>
          <w:szCs w:val="24"/>
          <w:lang w:val="en-GB"/>
        </w:rPr>
        <w:t xml:space="preserve">-year </w:t>
      </w:r>
      <w:r w:rsidRPr="006300AF">
        <w:rPr>
          <w:rFonts w:ascii="Times New Roman" w:hAnsi="Times New Roman"/>
          <w:sz w:val="24"/>
          <w:szCs w:val="24"/>
          <w:lang w:val="en-GB"/>
        </w:rPr>
        <w:t xml:space="preserve">period in the Christchurch ICU, </w:t>
      </w:r>
      <w:r w:rsidR="00474619" w:rsidRPr="006300AF">
        <w:rPr>
          <w:rFonts w:ascii="Times New Roman" w:hAnsi="Times New Roman"/>
          <w:sz w:val="24"/>
          <w:szCs w:val="24"/>
          <w:lang w:val="en-GB"/>
        </w:rPr>
        <w:t xml:space="preserve">based on retrospective </w:t>
      </w:r>
      <w:r w:rsidRPr="006300AF">
        <w:rPr>
          <w:rFonts w:ascii="Times New Roman" w:hAnsi="Times New Roman"/>
          <w:sz w:val="24"/>
          <w:szCs w:val="24"/>
          <w:lang w:val="en-GB"/>
        </w:rPr>
        <w:t>that</w:t>
      </w:r>
      <w:r w:rsidR="00516D3C" w:rsidRPr="006300AF">
        <w:rPr>
          <w:rFonts w:ascii="Times New Roman" w:hAnsi="Times New Roman"/>
          <w:sz w:val="24"/>
          <w:szCs w:val="24"/>
          <w:lang w:val="en-GB"/>
        </w:rPr>
        <w:t xml:space="preserve"> likely meet inclusion criteria</w:t>
      </w:r>
      <w:r w:rsidR="00F23A1B" w:rsidRPr="006300AF">
        <w:rPr>
          <w:rFonts w:ascii="Times New Roman" w:hAnsi="Times New Roman"/>
          <w:sz w:val="24"/>
          <w:szCs w:val="24"/>
          <w:lang w:val="en-GB"/>
        </w:rPr>
        <w:t>.</w:t>
      </w:r>
      <w:r w:rsidR="00516D3C" w:rsidRPr="006300AF">
        <w:rPr>
          <w:rFonts w:ascii="Times New Roman" w:hAnsi="Times New Roman"/>
          <w:sz w:val="24"/>
          <w:szCs w:val="24"/>
          <w:lang w:val="en-GB"/>
        </w:rPr>
        <w:t xml:space="preserve"> </w:t>
      </w:r>
      <w:r w:rsidR="008C3E88" w:rsidRPr="006300AF">
        <w:rPr>
          <w:rFonts w:ascii="Times New Roman" w:hAnsi="Times New Roman"/>
          <w:sz w:val="24"/>
          <w:szCs w:val="24"/>
          <w:lang w:val="en-GB"/>
        </w:rPr>
        <w:t>See Appendix A shows for the sample size analysis.</w:t>
      </w:r>
    </w:p>
    <w:p w14:paraId="39995ACD" w14:textId="77777777" w:rsidR="00A14C3A" w:rsidRPr="006300AF" w:rsidRDefault="00A14C3A" w:rsidP="004049A3">
      <w:pPr>
        <w:pStyle w:val="Text"/>
        <w:spacing w:line="360" w:lineRule="auto"/>
        <w:jc w:val="both"/>
        <w:rPr>
          <w:rFonts w:ascii="Times New Roman" w:hAnsi="Times New Roman"/>
          <w:b/>
          <w:sz w:val="28"/>
          <w:szCs w:val="24"/>
          <w:lang w:val="en-GB"/>
        </w:rPr>
      </w:pPr>
    </w:p>
    <w:p w14:paraId="49211550" w14:textId="77777777" w:rsidR="00C3517D" w:rsidRPr="006300AF" w:rsidRDefault="00EC3B04" w:rsidP="004049A3">
      <w:pPr>
        <w:pStyle w:val="Text"/>
        <w:spacing w:line="360" w:lineRule="auto"/>
        <w:jc w:val="both"/>
        <w:rPr>
          <w:rFonts w:ascii="Times New Roman" w:hAnsi="Times New Roman"/>
          <w:b/>
          <w:sz w:val="24"/>
          <w:szCs w:val="24"/>
          <w:lang w:val="en-GB"/>
        </w:rPr>
      </w:pPr>
      <w:r w:rsidRPr="006300AF">
        <w:rPr>
          <w:rFonts w:ascii="Times New Roman" w:hAnsi="Times New Roman"/>
          <w:b/>
          <w:sz w:val="24"/>
          <w:szCs w:val="24"/>
          <w:lang w:val="en-GB"/>
        </w:rPr>
        <w:t>3</w:t>
      </w:r>
      <w:r w:rsidR="000E450B" w:rsidRPr="006300AF">
        <w:rPr>
          <w:rFonts w:ascii="Times New Roman" w:hAnsi="Times New Roman"/>
          <w:b/>
          <w:sz w:val="24"/>
          <w:szCs w:val="24"/>
          <w:lang w:val="en-GB"/>
        </w:rPr>
        <w:t>.4</w:t>
      </w:r>
      <w:r w:rsidR="000E450B" w:rsidRPr="006300AF">
        <w:rPr>
          <w:rFonts w:ascii="Times New Roman" w:hAnsi="Times New Roman"/>
          <w:b/>
          <w:sz w:val="24"/>
          <w:szCs w:val="24"/>
          <w:lang w:val="en-GB"/>
        </w:rPr>
        <w:tab/>
      </w:r>
      <w:r w:rsidR="00C3517D" w:rsidRPr="006300AF">
        <w:rPr>
          <w:rFonts w:ascii="Times New Roman" w:hAnsi="Times New Roman"/>
          <w:b/>
          <w:sz w:val="24"/>
          <w:szCs w:val="24"/>
          <w:lang w:val="en-GB"/>
        </w:rPr>
        <w:t>Study Outcomes</w:t>
      </w:r>
    </w:p>
    <w:p w14:paraId="153B865E" w14:textId="77777777" w:rsidR="00C3517D" w:rsidRPr="006300AF" w:rsidRDefault="00C3517D" w:rsidP="004049A3">
      <w:pPr>
        <w:pStyle w:val="Text"/>
        <w:spacing w:line="360" w:lineRule="auto"/>
        <w:jc w:val="both"/>
        <w:rPr>
          <w:rFonts w:ascii="Times New Roman" w:hAnsi="Times New Roman"/>
          <w:sz w:val="24"/>
          <w:szCs w:val="24"/>
          <w:lang w:val="en-GB"/>
        </w:rPr>
      </w:pPr>
      <w:r w:rsidRPr="006300AF">
        <w:rPr>
          <w:rFonts w:ascii="Times New Roman" w:hAnsi="Times New Roman"/>
          <w:sz w:val="24"/>
          <w:szCs w:val="24"/>
          <w:lang w:val="en-GB"/>
        </w:rPr>
        <w:t xml:space="preserve">The proposed research will, for the first time, clearly define model based ventilation for best possible outcome in critically ill patients. They directly address the </w:t>
      </w:r>
      <w:smartTag w:uri="urn:schemas-microsoft-com:office:smarttags" w:element="stockticker">
        <w:r w:rsidRPr="006300AF">
          <w:rPr>
            <w:rFonts w:ascii="Times New Roman" w:hAnsi="Times New Roman"/>
            <w:sz w:val="24"/>
            <w:szCs w:val="24"/>
            <w:lang w:val="en-GB"/>
          </w:rPr>
          <w:t>HRC</w:t>
        </w:r>
      </w:smartTag>
      <w:r w:rsidRPr="006300AF">
        <w:rPr>
          <w:rFonts w:ascii="Times New Roman" w:hAnsi="Times New Roman"/>
          <w:sz w:val="24"/>
          <w:szCs w:val="24"/>
          <w:lang w:val="en-GB"/>
        </w:rPr>
        <w:t xml:space="preserve"> goals:</w:t>
      </w:r>
    </w:p>
    <w:p w14:paraId="279E71A2" w14:textId="77777777" w:rsidR="00C3517D" w:rsidRPr="006300AF" w:rsidRDefault="00C3517D" w:rsidP="00910B0F">
      <w:pPr>
        <w:pStyle w:val="Text"/>
        <w:numPr>
          <w:ilvl w:val="0"/>
          <w:numId w:val="2"/>
        </w:numPr>
        <w:spacing w:line="360" w:lineRule="auto"/>
        <w:ind w:left="480"/>
        <w:jc w:val="both"/>
        <w:rPr>
          <w:rFonts w:ascii="Times New Roman" w:hAnsi="Times New Roman"/>
          <w:sz w:val="24"/>
          <w:szCs w:val="24"/>
          <w:lang w:val="en-GB"/>
        </w:rPr>
      </w:pPr>
      <w:r w:rsidRPr="006300AF">
        <w:rPr>
          <w:rFonts w:ascii="Times New Roman" w:hAnsi="Times New Roman"/>
          <w:sz w:val="24"/>
          <w:szCs w:val="24"/>
          <w:lang w:val="en-GB"/>
        </w:rPr>
        <w:t xml:space="preserve">By providing the knowledge and methods make care more patient-specific and timely to optimise treatment and </w:t>
      </w:r>
      <w:r w:rsidRPr="006300AF">
        <w:rPr>
          <w:rFonts w:ascii="Times New Roman" w:hAnsi="Times New Roman"/>
          <w:b/>
          <w:sz w:val="24"/>
          <w:szCs w:val="24"/>
          <w:lang w:val="en-GB"/>
        </w:rPr>
        <w:t>improve outcomes</w:t>
      </w:r>
      <w:r w:rsidRPr="006300AF">
        <w:rPr>
          <w:rFonts w:ascii="Times New Roman" w:hAnsi="Times New Roman"/>
          <w:sz w:val="24"/>
          <w:szCs w:val="24"/>
          <w:lang w:val="en-GB"/>
        </w:rPr>
        <w:t xml:space="preserve"> for a large cohort critically ill patients</w:t>
      </w:r>
    </w:p>
    <w:p w14:paraId="59F0823F" w14:textId="2BD4B73E" w:rsidR="004049A3" w:rsidRPr="006300AF" w:rsidRDefault="00C3517D" w:rsidP="004049A3">
      <w:pPr>
        <w:pStyle w:val="Text"/>
        <w:numPr>
          <w:ilvl w:val="0"/>
          <w:numId w:val="2"/>
        </w:numPr>
        <w:spacing w:line="360" w:lineRule="auto"/>
        <w:ind w:left="480"/>
        <w:jc w:val="both"/>
        <w:rPr>
          <w:rFonts w:ascii="Times New Roman" w:hAnsi="Times New Roman"/>
          <w:sz w:val="24"/>
          <w:szCs w:val="24"/>
          <w:lang w:val="en-GB"/>
        </w:rPr>
      </w:pPr>
      <w:r w:rsidRPr="006300AF">
        <w:rPr>
          <w:rFonts w:ascii="Times New Roman" w:hAnsi="Times New Roman"/>
          <w:sz w:val="24"/>
          <w:szCs w:val="24"/>
          <w:lang w:val="en-GB"/>
        </w:rPr>
        <w:t xml:space="preserve">By </w:t>
      </w:r>
      <w:r w:rsidRPr="006300AF">
        <w:rPr>
          <w:rFonts w:ascii="Times New Roman" w:hAnsi="Times New Roman"/>
          <w:b/>
          <w:sz w:val="24"/>
          <w:szCs w:val="24"/>
          <w:lang w:val="en-GB"/>
        </w:rPr>
        <w:t xml:space="preserve">improving understanding of the </w:t>
      </w:r>
      <w:proofErr w:type="spellStart"/>
      <w:r w:rsidRPr="006300AF">
        <w:rPr>
          <w:rFonts w:ascii="Times New Roman" w:hAnsi="Times New Roman"/>
          <w:b/>
          <w:sz w:val="24"/>
          <w:szCs w:val="24"/>
          <w:lang w:val="en-GB"/>
        </w:rPr>
        <w:t>patho</w:t>
      </w:r>
      <w:proofErr w:type="spellEnd"/>
      <w:r w:rsidRPr="006300AF">
        <w:rPr>
          <w:rFonts w:ascii="Times New Roman" w:hAnsi="Times New Roman"/>
          <w:b/>
          <w:sz w:val="24"/>
          <w:szCs w:val="24"/>
          <w:lang w:val="en-GB"/>
        </w:rPr>
        <w:t>-physiological basis</w:t>
      </w:r>
      <w:r w:rsidRPr="006300AF">
        <w:rPr>
          <w:rFonts w:ascii="Times New Roman" w:hAnsi="Times New Roman"/>
          <w:sz w:val="24"/>
          <w:szCs w:val="24"/>
          <w:lang w:val="en-GB"/>
        </w:rPr>
        <w:t xml:space="preserve"> </w:t>
      </w:r>
      <w:r w:rsidRPr="006300AF">
        <w:rPr>
          <w:rFonts w:ascii="Times New Roman" w:hAnsi="Times New Roman"/>
          <w:b/>
          <w:sz w:val="24"/>
          <w:szCs w:val="24"/>
          <w:lang w:val="en-GB"/>
        </w:rPr>
        <w:t>of critical illness</w:t>
      </w:r>
      <w:r w:rsidRPr="006300AF">
        <w:rPr>
          <w:rFonts w:ascii="Times New Roman" w:hAnsi="Times New Roman"/>
          <w:sz w:val="24"/>
          <w:szCs w:val="24"/>
          <w:lang w:val="en-GB"/>
        </w:rPr>
        <w:t xml:space="preserve"> via what we will learn about the hourly and daily evolution of ARDS/</w:t>
      </w:r>
      <w:smartTag w:uri="urn:schemas-microsoft-com:office:smarttags" w:element="stockticker">
        <w:r w:rsidRPr="006300AF">
          <w:rPr>
            <w:rFonts w:ascii="Times New Roman" w:hAnsi="Times New Roman"/>
            <w:sz w:val="24"/>
            <w:szCs w:val="24"/>
            <w:lang w:val="en-GB"/>
          </w:rPr>
          <w:t>ALI</w:t>
        </w:r>
      </w:smartTag>
      <w:r w:rsidRPr="006300AF">
        <w:rPr>
          <w:rFonts w:ascii="Times New Roman" w:hAnsi="Times New Roman"/>
          <w:sz w:val="24"/>
          <w:szCs w:val="24"/>
          <w:lang w:val="en-GB"/>
        </w:rPr>
        <w:t xml:space="preserve"> through this study.</w:t>
      </w:r>
    </w:p>
    <w:p w14:paraId="2CCE5456" w14:textId="77777777" w:rsidR="008C3E88" w:rsidRPr="006300AF" w:rsidRDefault="008C3E88" w:rsidP="008C3E88">
      <w:pPr>
        <w:pStyle w:val="Text"/>
        <w:spacing w:line="360" w:lineRule="auto"/>
        <w:ind w:left="480"/>
        <w:jc w:val="both"/>
        <w:rPr>
          <w:rFonts w:ascii="Times New Roman" w:hAnsi="Times New Roman"/>
          <w:sz w:val="24"/>
          <w:szCs w:val="24"/>
          <w:lang w:val="en-GB"/>
        </w:rPr>
      </w:pPr>
    </w:p>
    <w:p w14:paraId="7AC18180" w14:textId="77777777" w:rsidR="00C3517D" w:rsidRPr="006300AF" w:rsidRDefault="00EC3B04" w:rsidP="004049A3">
      <w:pPr>
        <w:pStyle w:val="Text"/>
        <w:spacing w:line="360" w:lineRule="auto"/>
        <w:jc w:val="both"/>
        <w:rPr>
          <w:rFonts w:ascii="Times New Roman" w:hAnsi="Times New Roman"/>
          <w:sz w:val="24"/>
          <w:szCs w:val="24"/>
          <w:lang w:val="en-GB"/>
        </w:rPr>
      </w:pPr>
      <w:r w:rsidRPr="006300AF">
        <w:rPr>
          <w:rFonts w:ascii="Times New Roman" w:hAnsi="Times New Roman"/>
          <w:b/>
          <w:sz w:val="24"/>
          <w:szCs w:val="24"/>
          <w:lang w:val="en-GB"/>
        </w:rPr>
        <w:lastRenderedPageBreak/>
        <w:t>3</w:t>
      </w:r>
      <w:r w:rsidR="000E450B" w:rsidRPr="006300AF">
        <w:rPr>
          <w:rFonts w:ascii="Times New Roman" w:hAnsi="Times New Roman"/>
          <w:b/>
          <w:sz w:val="24"/>
          <w:szCs w:val="24"/>
          <w:lang w:val="en-GB"/>
        </w:rPr>
        <w:t>.4.1</w:t>
      </w:r>
      <w:r w:rsidR="000E450B" w:rsidRPr="006300AF">
        <w:rPr>
          <w:rFonts w:ascii="Times New Roman" w:hAnsi="Times New Roman"/>
          <w:b/>
          <w:sz w:val="24"/>
          <w:szCs w:val="24"/>
          <w:lang w:val="en-GB"/>
        </w:rPr>
        <w:tab/>
      </w:r>
      <w:r w:rsidR="00C3517D" w:rsidRPr="006300AF">
        <w:rPr>
          <w:rFonts w:ascii="Times New Roman" w:hAnsi="Times New Roman"/>
          <w:b/>
          <w:sz w:val="24"/>
          <w:szCs w:val="24"/>
          <w:lang w:val="en-GB"/>
        </w:rPr>
        <w:t>Outcome</w:t>
      </w:r>
      <w:r w:rsidR="00CB47A7" w:rsidRPr="006300AF">
        <w:rPr>
          <w:rFonts w:ascii="Times New Roman" w:hAnsi="Times New Roman"/>
          <w:b/>
          <w:sz w:val="24"/>
          <w:szCs w:val="24"/>
          <w:lang w:val="en-GB"/>
        </w:rPr>
        <w:t>s</w:t>
      </w:r>
      <w:r w:rsidR="00430DFD" w:rsidRPr="006300AF">
        <w:rPr>
          <w:rFonts w:ascii="Times New Roman" w:hAnsi="Times New Roman"/>
          <w:b/>
          <w:sz w:val="24"/>
          <w:szCs w:val="24"/>
          <w:lang w:val="en-GB"/>
        </w:rPr>
        <w:t xml:space="preserve"> Measurements</w:t>
      </w:r>
      <w:r w:rsidR="00C3517D" w:rsidRPr="006300AF">
        <w:rPr>
          <w:rFonts w:ascii="Times New Roman" w:hAnsi="Times New Roman"/>
          <w:b/>
          <w:sz w:val="24"/>
          <w:szCs w:val="24"/>
          <w:lang w:val="en-GB"/>
        </w:rPr>
        <w:t>:</w:t>
      </w:r>
      <w:r w:rsidR="002A78E5" w:rsidRPr="006300AF">
        <w:rPr>
          <w:rFonts w:ascii="Times New Roman" w:hAnsi="Times New Roman"/>
          <w:sz w:val="24"/>
          <w:szCs w:val="24"/>
          <w:lang w:val="en-GB"/>
        </w:rPr>
        <w:t xml:space="preserve"> </w:t>
      </w:r>
    </w:p>
    <w:p w14:paraId="30F6FC46" w14:textId="0E38E84B" w:rsidR="00516D3C" w:rsidRPr="006300AF" w:rsidRDefault="00516D3C" w:rsidP="004049A3">
      <w:pPr>
        <w:pStyle w:val="Text"/>
        <w:spacing w:line="360" w:lineRule="auto"/>
        <w:jc w:val="both"/>
        <w:rPr>
          <w:rFonts w:ascii="Times New Roman" w:hAnsi="Times New Roman"/>
          <w:b/>
          <w:sz w:val="24"/>
          <w:szCs w:val="24"/>
          <w:lang w:val="en-GB"/>
        </w:rPr>
      </w:pPr>
      <w:r w:rsidRPr="006300AF">
        <w:rPr>
          <w:rFonts w:ascii="Times New Roman" w:hAnsi="Times New Roman"/>
          <w:b/>
          <w:sz w:val="24"/>
          <w:szCs w:val="24"/>
          <w:lang w:val="en-GB"/>
        </w:rPr>
        <w:t>Primary</w:t>
      </w:r>
    </w:p>
    <w:p w14:paraId="6C920ACD" w14:textId="6D1669A1" w:rsidR="00EE7511" w:rsidRPr="006300AF" w:rsidRDefault="00EE7511" w:rsidP="00910B0F">
      <w:pPr>
        <w:pStyle w:val="Text"/>
        <w:numPr>
          <w:ilvl w:val="0"/>
          <w:numId w:val="5"/>
        </w:numPr>
        <w:spacing w:line="360" w:lineRule="auto"/>
        <w:jc w:val="both"/>
        <w:rPr>
          <w:rFonts w:ascii="Times New Roman" w:hAnsi="Times New Roman"/>
          <w:sz w:val="24"/>
          <w:szCs w:val="24"/>
          <w:lang w:val="en-GB"/>
        </w:rPr>
      </w:pPr>
      <w:r w:rsidRPr="006300AF">
        <w:rPr>
          <w:rFonts w:ascii="Times New Roman" w:hAnsi="Times New Roman"/>
          <w:sz w:val="24"/>
          <w:szCs w:val="24"/>
          <w:lang w:val="en-GB"/>
        </w:rPr>
        <w:t xml:space="preserve">Area under </w:t>
      </w:r>
      <w:r w:rsidR="00D91EC4" w:rsidRPr="006300AF">
        <w:rPr>
          <w:rFonts w:ascii="Times New Roman" w:hAnsi="Times New Roman"/>
          <w:sz w:val="24"/>
          <w:szCs w:val="24"/>
          <w:lang w:val="en-GB"/>
        </w:rPr>
        <w:t xml:space="preserve">the </w:t>
      </w:r>
      <w:r w:rsidRPr="006300AF">
        <w:rPr>
          <w:rFonts w:ascii="Times New Roman" w:hAnsi="Times New Roman"/>
          <w:sz w:val="24"/>
          <w:szCs w:val="24"/>
          <w:lang w:val="en-GB"/>
        </w:rPr>
        <w:t>curve (AUC) of the P</w:t>
      </w:r>
      <w:r w:rsidR="00D91EC4" w:rsidRPr="006300AF">
        <w:rPr>
          <w:rFonts w:ascii="Times New Roman" w:hAnsi="Times New Roman"/>
          <w:sz w:val="24"/>
          <w:szCs w:val="24"/>
          <w:lang w:val="en-GB"/>
        </w:rPr>
        <w:t xml:space="preserve">artial pressure of arterial oxygen </w:t>
      </w:r>
      <w:r w:rsidRPr="006300AF">
        <w:rPr>
          <w:rFonts w:ascii="Times New Roman" w:hAnsi="Times New Roman"/>
          <w:sz w:val="24"/>
          <w:szCs w:val="24"/>
          <w:lang w:val="en-GB"/>
        </w:rPr>
        <w:t>/</w:t>
      </w:r>
      <w:r w:rsidR="00D91EC4" w:rsidRPr="006300AF">
        <w:rPr>
          <w:rFonts w:ascii="Times New Roman" w:hAnsi="Times New Roman"/>
          <w:sz w:val="24"/>
          <w:szCs w:val="24"/>
          <w:lang w:val="en-GB"/>
        </w:rPr>
        <w:t xml:space="preserve"> </w:t>
      </w:r>
      <w:r w:rsidRPr="006300AF">
        <w:rPr>
          <w:rFonts w:ascii="Times New Roman" w:hAnsi="Times New Roman"/>
          <w:sz w:val="24"/>
          <w:szCs w:val="24"/>
          <w:lang w:val="en-GB"/>
        </w:rPr>
        <w:t>F</w:t>
      </w:r>
      <w:r w:rsidR="00D91EC4" w:rsidRPr="006300AF">
        <w:rPr>
          <w:rFonts w:ascii="Times New Roman" w:hAnsi="Times New Roman"/>
          <w:sz w:val="24"/>
          <w:szCs w:val="24"/>
          <w:lang w:val="en-GB"/>
        </w:rPr>
        <w:t xml:space="preserve">raction of inspired oxygen </w:t>
      </w:r>
      <w:r w:rsidRPr="006300AF">
        <w:rPr>
          <w:rFonts w:ascii="Times New Roman" w:hAnsi="Times New Roman"/>
          <w:sz w:val="24"/>
          <w:szCs w:val="24"/>
          <w:lang w:val="en-GB"/>
        </w:rPr>
        <w:t xml:space="preserve">ratio </w:t>
      </w:r>
      <w:r w:rsidR="00D91EC4" w:rsidRPr="006300AF">
        <w:rPr>
          <w:rFonts w:ascii="Times New Roman" w:hAnsi="Times New Roman"/>
          <w:sz w:val="24"/>
          <w:szCs w:val="24"/>
          <w:lang w:val="en-GB"/>
        </w:rPr>
        <w:t>(PaO</w:t>
      </w:r>
      <w:r w:rsidR="00D91EC4" w:rsidRPr="006300AF">
        <w:rPr>
          <w:rFonts w:ascii="Times New Roman" w:hAnsi="Times New Roman"/>
          <w:sz w:val="24"/>
          <w:szCs w:val="24"/>
          <w:vertAlign w:val="subscript"/>
          <w:lang w:val="en-GB"/>
        </w:rPr>
        <w:t>2</w:t>
      </w:r>
      <w:r w:rsidR="00D91EC4" w:rsidRPr="006300AF">
        <w:rPr>
          <w:rFonts w:ascii="Times New Roman" w:hAnsi="Times New Roman"/>
          <w:sz w:val="24"/>
          <w:szCs w:val="24"/>
          <w:lang w:val="en-GB"/>
        </w:rPr>
        <w:t>/ FiO</w:t>
      </w:r>
      <w:r w:rsidR="00D91EC4" w:rsidRPr="006300AF">
        <w:rPr>
          <w:rFonts w:ascii="Times New Roman" w:hAnsi="Times New Roman"/>
          <w:sz w:val="24"/>
          <w:szCs w:val="24"/>
          <w:vertAlign w:val="subscript"/>
          <w:lang w:val="en-GB"/>
        </w:rPr>
        <w:t>2</w:t>
      </w:r>
      <w:r w:rsidR="00D91EC4" w:rsidRPr="006300AF">
        <w:rPr>
          <w:rFonts w:ascii="Times New Roman" w:hAnsi="Times New Roman"/>
          <w:sz w:val="24"/>
          <w:szCs w:val="24"/>
          <w:lang w:val="en-GB"/>
        </w:rPr>
        <w:t xml:space="preserve">) </w:t>
      </w:r>
      <w:r w:rsidRPr="006300AF">
        <w:rPr>
          <w:rFonts w:ascii="Times New Roman" w:hAnsi="Times New Roman"/>
          <w:sz w:val="24"/>
          <w:szCs w:val="24"/>
          <w:lang w:val="en-GB"/>
        </w:rPr>
        <w:t xml:space="preserve">over </w:t>
      </w:r>
      <w:r w:rsidR="00D91EC4" w:rsidRPr="006300AF">
        <w:rPr>
          <w:rFonts w:ascii="Times New Roman" w:hAnsi="Times New Roman"/>
          <w:sz w:val="24"/>
          <w:szCs w:val="24"/>
          <w:lang w:val="en-GB"/>
        </w:rPr>
        <w:t>the period of mechanical ventilation</w:t>
      </w:r>
      <w:r w:rsidR="0028313D" w:rsidRPr="006300AF">
        <w:rPr>
          <w:rFonts w:ascii="Times New Roman" w:hAnsi="Times New Roman"/>
          <w:sz w:val="24"/>
          <w:szCs w:val="24"/>
          <w:lang w:val="en-GB"/>
        </w:rPr>
        <w:t>.</w:t>
      </w:r>
    </w:p>
    <w:p w14:paraId="14FB1020" w14:textId="290C9DBC" w:rsidR="00516D3C" w:rsidRPr="006300AF" w:rsidRDefault="00D91EC4" w:rsidP="00516D3C">
      <w:pPr>
        <w:pStyle w:val="Text"/>
        <w:numPr>
          <w:ilvl w:val="0"/>
          <w:numId w:val="5"/>
        </w:numPr>
        <w:spacing w:line="360" w:lineRule="auto"/>
        <w:jc w:val="both"/>
        <w:rPr>
          <w:rFonts w:ascii="Times New Roman" w:hAnsi="Times New Roman"/>
          <w:sz w:val="24"/>
          <w:szCs w:val="24"/>
          <w:lang w:val="en-GB"/>
        </w:rPr>
      </w:pPr>
      <w:r w:rsidRPr="006300AF">
        <w:rPr>
          <w:rFonts w:ascii="Times New Roman" w:hAnsi="Times New Roman"/>
          <w:sz w:val="24"/>
          <w:szCs w:val="24"/>
          <w:lang w:val="en-GB"/>
        </w:rPr>
        <w:t>Number of d</w:t>
      </w:r>
      <w:r w:rsidR="002A78E5" w:rsidRPr="006300AF">
        <w:rPr>
          <w:rFonts w:ascii="Times New Roman" w:hAnsi="Times New Roman"/>
          <w:sz w:val="24"/>
          <w:szCs w:val="24"/>
          <w:lang w:val="en-GB"/>
        </w:rPr>
        <w:t xml:space="preserve">esaturation events measured as </w:t>
      </w:r>
      <w:r w:rsidRPr="006300AF">
        <w:rPr>
          <w:rFonts w:ascii="Times New Roman" w:hAnsi="Times New Roman"/>
          <w:sz w:val="24"/>
          <w:szCs w:val="24"/>
          <w:lang w:val="en-GB"/>
        </w:rPr>
        <w:t xml:space="preserve">Peripheral capillary oxygen saturation less than </w:t>
      </w:r>
      <w:r w:rsidR="00EF4486" w:rsidRPr="00EF4486">
        <w:rPr>
          <w:rFonts w:ascii="Times New Roman" w:hAnsi="Times New Roman"/>
          <w:sz w:val="24"/>
          <w:szCs w:val="24"/>
          <w:highlight w:val="yellow"/>
          <w:lang w:val="en-GB"/>
        </w:rPr>
        <w:t>88</w:t>
      </w:r>
      <w:r w:rsidRPr="00EF4486">
        <w:rPr>
          <w:rFonts w:ascii="Times New Roman" w:hAnsi="Times New Roman"/>
          <w:sz w:val="24"/>
          <w:szCs w:val="24"/>
          <w:highlight w:val="yellow"/>
          <w:lang w:val="en-GB"/>
        </w:rPr>
        <w:t>% (</w:t>
      </w:r>
      <w:r w:rsidR="00FD6B0D" w:rsidRPr="00EF4486">
        <w:rPr>
          <w:rFonts w:ascii="Times New Roman" w:hAnsi="Times New Roman"/>
          <w:sz w:val="24"/>
          <w:szCs w:val="24"/>
          <w:highlight w:val="yellow"/>
          <w:lang w:val="en-GB"/>
        </w:rPr>
        <w:t>S</w:t>
      </w:r>
      <w:r w:rsidR="00386D4D" w:rsidRPr="00EF4486">
        <w:rPr>
          <w:rFonts w:ascii="Times New Roman" w:hAnsi="Times New Roman"/>
          <w:sz w:val="24"/>
          <w:szCs w:val="24"/>
          <w:highlight w:val="yellow"/>
          <w:lang w:val="en-GB"/>
        </w:rPr>
        <w:t>p</w:t>
      </w:r>
      <w:r w:rsidR="002A78E5" w:rsidRPr="00EF4486">
        <w:rPr>
          <w:rFonts w:ascii="Times New Roman" w:hAnsi="Times New Roman"/>
          <w:sz w:val="24"/>
          <w:szCs w:val="24"/>
          <w:highlight w:val="yellow"/>
          <w:lang w:val="en-GB"/>
        </w:rPr>
        <w:t>O</w:t>
      </w:r>
      <w:r w:rsidR="002A78E5" w:rsidRPr="00EF4486">
        <w:rPr>
          <w:rFonts w:ascii="Times New Roman" w:hAnsi="Times New Roman"/>
          <w:sz w:val="24"/>
          <w:szCs w:val="24"/>
          <w:highlight w:val="yellow"/>
          <w:vertAlign w:val="subscript"/>
          <w:lang w:val="en-GB"/>
        </w:rPr>
        <w:t>2</w:t>
      </w:r>
      <w:r w:rsidR="00FD6B0D" w:rsidRPr="00EF4486">
        <w:rPr>
          <w:rFonts w:ascii="Times New Roman" w:hAnsi="Times New Roman"/>
          <w:sz w:val="24"/>
          <w:szCs w:val="24"/>
          <w:highlight w:val="yellow"/>
          <w:lang w:val="en-GB"/>
        </w:rPr>
        <w:t xml:space="preserve"> &lt;</w:t>
      </w:r>
      <w:r w:rsidRPr="00EF4486">
        <w:rPr>
          <w:rFonts w:ascii="Times New Roman" w:hAnsi="Times New Roman"/>
          <w:sz w:val="24"/>
          <w:szCs w:val="24"/>
          <w:highlight w:val="yellow"/>
          <w:lang w:val="en-GB"/>
        </w:rPr>
        <w:t xml:space="preserve"> </w:t>
      </w:r>
      <w:r w:rsidR="0018589B" w:rsidRPr="00EF4486">
        <w:rPr>
          <w:rFonts w:ascii="Times New Roman" w:hAnsi="Times New Roman"/>
          <w:sz w:val="24"/>
          <w:szCs w:val="24"/>
          <w:highlight w:val="yellow"/>
          <w:lang w:val="en-GB"/>
        </w:rPr>
        <w:t>88</w:t>
      </w:r>
      <w:r w:rsidR="002A78E5" w:rsidRPr="00EF4486">
        <w:rPr>
          <w:rFonts w:ascii="Times New Roman" w:hAnsi="Times New Roman"/>
          <w:sz w:val="24"/>
          <w:szCs w:val="24"/>
          <w:highlight w:val="yellow"/>
          <w:lang w:val="en-GB"/>
        </w:rPr>
        <w:t>%</w:t>
      </w:r>
      <w:r w:rsidRPr="00EF4486">
        <w:rPr>
          <w:rFonts w:ascii="Times New Roman" w:hAnsi="Times New Roman"/>
          <w:sz w:val="24"/>
          <w:szCs w:val="24"/>
          <w:highlight w:val="yellow"/>
          <w:lang w:val="en-GB"/>
        </w:rPr>
        <w:t>)</w:t>
      </w:r>
      <w:r w:rsidR="002A78E5" w:rsidRPr="006300AF">
        <w:rPr>
          <w:rFonts w:ascii="Times New Roman" w:hAnsi="Times New Roman"/>
          <w:sz w:val="24"/>
          <w:szCs w:val="24"/>
          <w:lang w:val="en-GB"/>
        </w:rPr>
        <w:t>.</w:t>
      </w:r>
    </w:p>
    <w:p w14:paraId="5DD7F54B" w14:textId="77777777" w:rsidR="00516D3C" w:rsidRPr="006300AF" w:rsidRDefault="00516D3C" w:rsidP="00516D3C">
      <w:pPr>
        <w:pStyle w:val="Text"/>
        <w:numPr>
          <w:ilvl w:val="0"/>
          <w:numId w:val="5"/>
        </w:numPr>
        <w:spacing w:line="360" w:lineRule="auto"/>
        <w:jc w:val="both"/>
        <w:rPr>
          <w:rFonts w:ascii="Times New Roman" w:hAnsi="Times New Roman"/>
          <w:sz w:val="24"/>
          <w:szCs w:val="24"/>
          <w:lang w:val="en-GB"/>
        </w:rPr>
      </w:pPr>
      <w:r w:rsidRPr="006300AF">
        <w:rPr>
          <w:rFonts w:ascii="Times New Roman" w:hAnsi="Times New Roman"/>
          <w:sz w:val="24"/>
          <w:szCs w:val="24"/>
          <w:lang w:val="en-GB"/>
        </w:rPr>
        <w:t>Length of mechanical ventilation (</w:t>
      </w:r>
      <w:proofErr w:type="spellStart"/>
      <w:r w:rsidRPr="006300AF">
        <w:rPr>
          <w:rFonts w:ascii="Times New Roman" w:hAnsi="Times New Roman"/>
          <w:sz w:val="24"/>
          <w:szCs w:val="24"/>
          <w:lang w:val="en-GB"/>
        </w:rPr>
        <w:t>LoMV</w:t>
      </w:r>
      <w:proofErr w:type="spellEnd"/>
      <w:r w:rsidRPr="006300AF">
        <w:rPr>
          <w:rFonts w:ascii="Times New Roman" w:hAnsi="Times New Roman"/>
          <w:sz w:val="24"/>
          <w:szCs w:val="24"/>
          <w:lang w:val="en-GB"/>
        </w:rPr>
        <w:t>).</w:t>
      </w:r>
    </w:p>
    <w:p w14:paraId="38343713" w14:textId="4631A5B9" w:rsidR="00516D3C" w:rsidRPr="006300AF" w:rsidRDefault="00516D3C" w:rsidP="00516D3C">
      <w:pPr>
        <w:pStyle w:val="Text"/>
        <w:spacing w:line="360" w:lineRule="auto"/>
        <w:jc w:val="both"/>
        <w:rPr>
          <w:rFonts w:ascii="Times New Roman" w:hAnsi="Times New Roman"/>
          <w:b/>
          <w:sz w:val="24"/>
          <w:szCs w:val="24"/>
          <w:lang w:val="en-GB"/>
        </w:rPr>
      </w:pPr>
      <w:r w:rsidRPr="006300AF">
        <w:rPr>
          <w:rFonts w:ascii="Times New Roman" w:hAnsi="Times New Roman"/>
          <w:b/>
          <w:sz w:val="24"/>
          <w:szCs w:val="24"/>
          <w:lang w:val="en-GB"/>
        </w:rPr>
        <w:t>Secondary</w:t>
      </w:r>
    </w:p>
    <w:p w14:paraId="6EAC2A19" w14:textId="1F22CC0F" w:rsidR="00516D3C" w:rsidRPr="006300AF" w:rsidRDefault="00516D3C" w:rsidP="00516D3C">
      <w:pPr>
        <w:pStyle w:val="Text"/>
        <w:numPr>
          <w:ilvl w:val="0"/>
          <w:numId w:val="5"/>
        </w:numPr>
        <w:spacing w:line="360" w:lineRule="auto"/>
        <w:jc w:val="both"/>
        <w:rPr>
          <w:rFonts w:ascii="Times New Roman" w:hAnsi="Times New Roman"/>
          <w:sz w:val="24"/>
          <w:szCs w:val="24"/>
          <w:lang w:val="en-GB"/>
        </w:rPr>
      </w:pPr>
      <w:r w:rsidRPr="006300AF">
        <w:rPr>
          <w:rFonts w:ascii="Times New Roman" w:hAnsi="Times New Roman"/>
          <w:sz w:val="24"/>
          <w:szCs w:val="24"/>
          <w:lang w:val="en-GB"/>
        </w:rPr>
        <w:t>Ventilator free days (VFD) (28 days).</w:t>
      </w:r>
    </w:p>
    <w:p w14:paraId="58CDEA77" w14:textId="5E515CF8" w:rsidR="00FD6B0D" w:rsidRPr="006300AF" w:rsidRDefault="002A78E5" w:rsidP="00910B0F">
      <w:pPr>
        <w:pStyle w:val="Text"/>
        <w:numPr>
          <w:ilvl w:val="0"/>
          <w:numId w:val="6"/>
        </w:numPr>
        <w:spacing w:line="360" w:lineRule="auto"/>
        <w:jc w:val="both"/>
        <w:rPr>
          <w:rFonts w:ascii="Times New Roman" w:hAnsi="Times New Roman"/>
          <w:sz w:val="24"/>
          <w:szCs w:val="24"/>
          <w:lang w:val="en-GB"/>
        </w:rPr>
      </w:pPr>
      <w:r w:rsidRPr="006300AF">
        <w:rPr>
          <w:rFonts w:ascii="Times New Roman" w:hAnsi="Times New Roman"/>
          <w:sz w:val="24"/>
          <w:szCs w:val="24"/>
          <w:lang w:val="en-GB"/>
        </w:rPr>
        <w:t>AUC of SpO</w:t>
      </w:r>
      <w:r w:rsidRPr="006300AF">
        <w:rPr>
          <w:rFonts w:ascii="Times New Roman" w:hAnsi="Times New Roman"/>
          <w:sz w:val="24"/>
          <w:szCs w:val="24"/>
          <w:vertAlign w:val="subscript"/>
          <w:lang w:val="en-GB"/>
        </w:rPr>
        <w:t>2</w:t>
      </w:r>
      <w:r w:rsidRPr="006300AF">
        <w:rPr>
          <w:rFonts w:ascii="Times New Roman" w:hAnsi="Times New Roman"/>
          <w:sz w:val="24"/>
          <w:szCs w:val="24"/>
          <w:lang w:val="en-GB"/>
        </w:rPr>
        <w:t xml:space="preserve"> / FiO</w:t>
      </w:r>
      <w:r w:rsidRPr="006300AF">
        <w:rPr>
          <w:rFonts w:ascii="Times New Roman" w:hAnsi="Times New Roman"/>
          <w:sz w:val="24"/>
          <w:szCs w:val="24"/>
          <w:vertAlign w:val="subscript"/>
          <w:lang w:val="en-GB"/>
        </w:rPr>
        <w:t>2</w:t>
      </w:r>
      <w:r w:rsidRPr="006300AF">
        <w:rPr>
          <w:rFonts w:ascii="Times New Roman" w:hAnsi="Times New Roman"/>
          <w:sz w:val="24"/>
          <w:szCs w:val="24"/>
          <w:lang w:val="en-GB"/>
        </w:rPr>
        <w:t xml:space="preserve"> </w:t>
      </w:r>
      <w:r w:rsidR="00D91EC4" w:rsidRPr="006300AF">
        <w:rPr>
          <w:rFonts w:ascii="Times New Roman" w:hAnsi="Times New Roman"/>
          <w:sz w:val="24"/>
          <w:szCs w:val="24"/>
          <w:lang w:val="en-GB"/>
        </w:rPr>
        <w:t>over the period of mechanical ventilation</w:t>
      </w:r>
      <w:r w:rsidR="0028313D" w:rsidRPr="006300AF">
        <w:rPr>
          <w:rFonts w:ascii="Times New Roman" w:hAnsi="Times New Roman"/>
          <w:sz w:val="24"/>
          <w:szCs w:val="24"/>
          <w:lang w:val="en-GB"/>
        </w:rPr>
        <w:t>.</w:t>
      </w:r>
    </w:p>
    <w:p w14:paraId="6EA8BF14" w14:textId="3625AC57" w:rsidR="002A78E5" w:rsidRPr="006300AF" w:rsidRDefault="002A78E5" w:rsidP="00910B0F">
      <w:pPr>
        <w:pStyle w:val="Text"/>
        <w:numPr>
          <w:ilvl w:val="0"/>
          <w:numId w:val="6"/>
        </w:numPr>
        <w:spacing w:line="360" w:lineRule="auto"/>
        <w:jc w:val="both"/>
        <w:rPr>
          <w:rFonts w:ascii="Times New Roman" w:hAnsi="Times New Roman"/>
          <w:sz w:val="24"/>
          <w:szCs w:val="24"/>
          <w:lang w:val="en-GB"/>
        </w:rPr>
      </w:pPr>
      <w:r w:rsidRPr="006300AF">
        <w:rPr>
          <w:rFonts w:ascii="Times New Roman" w:hAnsi="Times New Roman"/>
          <w:sz w:val="24"/>
          <w:szCs w:val="24"/>
          <w:lang w:val="en-GB"/>
        </w:rPr>
        <w:t>Ches</w:t>
      </w:r>
      <w:r w:rsidR="00FD6B0D" w:rsidRPr="006300AF">
        <w:rPr>
          <w:rFonts w:ascii="Times New Roman" w:hAnsi="Times New Roman"/>
          <w:sz w:val="24"/>
          <w:szCs w:val="24"/>
          <w:lang w:val="en-GB"/>
        </w:rPr>
        <w:t>t X-ray Index scores over time</w:t>
      </w:r>
      <w:r w:rsidR="0028313D" w:rsidRPr="006300AF">
        <w:rPr>
          <w:rFonts w:ascii="Times New Roman" w:hAnsi="Times New Roman"/>
          <w:sz w:val="24"/>
          <w:szCs w:val="24"/>
          <w:lang w:val="en-GB"/>
        </w:rPr>
        <w:t>.</w:t>
      </w:r>
    </w:p>
    <w:p w14:paraId="5AB75907" w14:textId="77777777" w:rsidR="00FD6B0D" w:rsidRPr="006300AF" w:rsidRDefault="00FD6B0D" w:rsidP="004049A3">
      <w:pPr>
        <w:pStyle w:val="Text"/>
        <w:spacing w:line="360" w:lineRule="auto"/>
        <w:jc w:val="both"/>
        <w:rPr>
          <w:rFonts w:ascii="Times New Roman" w:hAnsi="Times New Roman"/>
          <w:sz w:val="24"/>
          <w:szCs w:val="24"/>
          <w:lang w:val="en-GB"/>
        </w:rPr>
      </w:pPr>
    </w:p>
    <w:p w14:paraId="46DF37A3" w14:textId="2AD04096" w:rsidR="002A78E5" w:rsidRPr="006300AF" w:rsidRDefault="002C1CD4" w:rsidP="004049A3">
      <w:pPr>
        <w:pStyle w:val="Text"/>
        <w:widowControl w:val="0"/>
        <w:spacing w:line="360" w:lineRule="auto"/>
        <w:jc w:val="both"/>
        <w:rPr>
          <w:rFonts w:ascii="Times New Roman" w:hAnsi="Times New Roman"/>
          <w:sz w:val="24"/>
          <w:szCs w:val="24"/>
          <w:lang w:val="en-GB"/>
        </w:rPr>
      </w:pPr>
      <w:r w:rsidRPr="006300AF">
        <w:rPr>
          <w:rFonts w:ascii="Times New Roman" w:hAnsi="Times New Roman"/>
          <w:sz w:val="24"/>
          <w:szCs w:val="24"/>
          <w:lang w:val="en-GB"/>
        </w:rPr>
        <w:t>A difference in p</w:t>
      </w:r>
      <w:r w:rsidR="00CB47A7" w:rsidRPr="006300AF">
        <w:rPr>
          <w:rFonts w:ascii="Times New Roman" w:hAnsi="Times New Roman"/>
          <w:sz w:val="24"/>
          <w:szCs w:val="24"/>
          <w:lang w:val="en-GB"/>
        </w:rPr>
        <w:t xml:space="preserve">rimary </w:t>
      </w:r>
      <w:r w:rsidRPr="006300AF">
        <w:rPr>
          <w:rFonts w:ascii="Times New Roman" w:hAnsi="Times New Roman"/>
          <w:sz w:val="24"/>
          <w:szCs w:val="24"/>
          <w:lang w:val="en-GB"/>
        </w:rPr>
        <w:t>o</w:t>
      </w:r>
      <w:r w:rsidR="00CB47A7" w:rsidRPr="006300AF">
        <w:rPr>
          <w:rFonts w:ascii="Times New Roman" w:hAnsi="Times New Roman"/>
          <w:sz w:val="24"/>
          <w:szCs w:val="24"/>
          <w:lang w:val="en-GB"/>
        </w:rPr>
        <w:t>utcomes will show the impact of MBV compared to S</w:t>
      </w:r>
      <w:r w:rsidR="00610F2A" w:rsidRPr="006300AF">
        <w:rPr>
          <w:rFonts w:ascii="Times New Roman" w:hAnsi="Times New Roman"/>
          <w:sz w:val="24"/>
          <w:szCs w:val="24"/>
          <w:lang w:val="en-GB"/>
        </w:rPr>
        <w:t>P</w:t>
      </w:r>
      <w:r w:rsidR="00CB47A7" w:rsidRPr="006300AF">
        <w:rPr>
          <w:rFonts w:ascii="Times New Roman" w:hAnsi="Times New Roman"/>
          <w:sz w:val="24"/>
          <w:szCs w:val="24"/>
          <w:lang w:val="en-GB"/>
        </w:rPr>
        <w:t>V. No difference would show that enhanced, model-based metrics of patient-specific condition have no effect on patient-</w:t>
      </w:r>
      <w:proofErr w:type="spellStart"/>
      <w:r w:rsidR="00CB47A7" w:rsidRPr="006300AF">
        <w:rPr>
          <w:rFonts w:ascii="Times New Roman" w:hAnsi="Times New Roman"/>
          <w:sz w:val="24"/>
          <w:szCs w:val="24"/>
          <w:lang w:val="en-GB"/>
        </w:rPr>
        <w:t>centered</w:t>
      </w:r>
      <w:proofErr w:type="spellEnd"/>
      <w:r w:rsidR="00CB47A7" w:rsidRPr="006300AF">
        <w:rPr>
          <w:rFonts w:ascii="Times New Roman" w:hAnsi="Times New Roman"/>
          <w:sz w:val="24"/>
          <w:szCs w:val="24"/>
          <w:lang w:val="en-GB"/>
        </w:rPr>
        <w:t xml:space="preserve"> or clinical outcomes. </w:t>
      </w:r>
      <w:r w:rsidR="00CB47A7" w:rsidRPr="006300AF">
        <w:rPr>
          <w:rFonts w:ascii="Times New Roman" w:hAnsi="Times New Roman"/>
          <w:i/>
          <w:sz w:val="24"/>
          <w:szCs w:val="24"/>
          <w:u w:val="single"/>
          <w:lang w:val="en-GB"/>
        </w:rPr>
        <w:t>Either outcome will yield clinical guidance</w:t>
      </w:r>
      <w:r w:rsidR="00CB47A7" w:rsidRPr="006300AF">
        <w:rPr>
          <w:rFonts w:ascii="Times New Roman" w:hAnsi="Times New Roman"/>
          <w:sz w:val="24"/>
          <w:szCs w:val="24"/>
          <w:lang w:val="en-GB"/>
        </w:rPr>
        <w:t>.</w:t>
      </w:r>
      <w:r w:rsidR="000E450B" w:rsidRPr="006300AF">
        <w:rPr>
          <w:rFonts w:ascii="Times New Roman" w:hAnsi="Times New Roman"/>
          <w:sz w:val="24"/>
          <w:szCs w:val="24"/>
          <w:lang w:val="en-GB"/>
        </w:rPr>
        <w:t xml:space="preserve"> </w:t>
      </w:r>
      <w:r w:rsidR="00E7577F" w:rsidRPr="006300AF">
        <w:rPr>
          <w:rFonts w:ascii="Times New Roman" w:hAnsi="Times New Roman"/>
          <w:sz w:val="24"/>
          <w:szCs w:val="24"/>
          <w:lang w:val="en-GB"/>
        </w:rPr>
        <w:t>The analysis procedure for the outcome measures are detailed in Section 5.5.</w:t>
      </w:r>
    </w:p>
    <w:p w14:paraId="5C7FD481" w14:textId="77777777" w:rsidR="001B0165" w:rsidRPr="006300AF" w:rsidRDefault="001B0165" w:rsidP="004049A3">
      <w:pPr>
        <w:pStyle w:val="Text"/>
        <w:widowControl w:val="0"/>
        <w:spacing w:line="360" w:lineRule="auto"/>
        <w:jc w:val="both"/>
        <w:rPr>
          <w:rFonts w:ascii="Times New Roman" w:hAnsi="Times New Roman"/>
          <w:sz w:val="24"/>
          <w:szCs w:val="24"/>
          <w:lang w:val="en-GB"/>
        </w:rPr>
      </w:pPr>
    </w:p>
    <w:p w14:paraId="784ED848" w14:textId="77777777" w:rsidR="00D91EC4" w:rsidRPr="006300AF" w:rsidRDefault="00D91EC4" w:rsidP="004049A3">
      <w:pPr>
        <w:pStyle w:val="Text"/>
        <w:widowControl w:val="0"/>
        <w:spacing w:line="360" w:lineRule="auto"/>
        <w:jc w:val="both"/>
        <w:rPr>
          <w:rFonts w:ascii="Times New Roman" w:hAnsi="Times New Roman"/>
          <w:b/>
          <w:sz w:val="24"/>
          <w:szCs w:val="24"/>
          <w:lang w:val="en-GB"/>
        </w:rPr>
      </w:pPr>
      <w:r w:rsidRPr="006300AF">
        <w:rPr>
          <w:rFonts w:ascii="Times New Roman" w:hAnsi="Times New Roman"/>
          <w:b/>
          <w:sz w:val="24"/>
          <w:szCs w:val="24"/>
          <w:lang w:val="en-GB"/>
        </w:rPr>
        <w:t>3.4.2</w:t>
      </w:r>
      <w:r w:rsidRPr="006300AF">
        <w:rPr>
          <w:rFonts w:ascii="Times New Roman" w:hAnsi="Times New Roman"/>
          <w:b/>
          <w:sz w:val="24"/>
          <w:szCs w:val="24"/>
          <w:lang w:val="en-GB"/>
        </w:rPr>
        <w:tab/>
      </w:r>
      <w:r w:rsidR="00073C92" w:rsidRPr="006300AF">
        <w:rPr>
          <w:rFonts w:ascii="Times New Roman" w:hAnsi="Times New Roman"/>
          <w:b/>
          <w:sz w:val="24"/>
          <w:szCs w:val="24"/>
          <w:lang w:val="en-GB"/>
        </w:rPr>
        <w:t>Interim Study and S</w:t>
      </w:r>
      <w:r w:rsidR="00BF467D" w:rsidRPr="006300AF">
        <w:rPr>
          <w:rFonts w:ascii="Times New Roman" w:hAnsi="Times New Roman"/>
          <w:b/>
          <w:sz w:val="24"/>
          <w:szCs w:val="24"/>
          <w:lang w:val="en-GB"/>
        </w:rPr>
        <w:t>t</w:t>
      </w:r>
      <w:r w:rsidR="00073C92" w:rsidRPr="006300AF">
        <w:rPr>
          <w:rFonts w:ascii="Times New Roman" w:hAnsi="Times New Roman"/>
          <w:b/>
          <w:sz w:val="24"/>
          <w:szCs w:val="24"/>
          <w:lang w:val="en-GB"/>
        </w:rPr>
        <w:t>opping Rules</w:t>
      </w:r>
    </w:p>
    <w:p w14:paraId="472E788C" w14:textId="51DC6C69" w:rsidR="00D920BA" w:rsidRPr="006300AF" w:rsidRDefault="00516D3C" w:rsidP="00D920BA">
      <w:pPr>
        <w:pStyle w:val="Text"/>
        <w:widowControl w:val="0"/>
        <w:spacing w:line="360" w:lineRule="auto"/>
        <w:jc w:val="both"/>
        <w:rPr>
          <w:rFonts w:ascii="Times New Roman" w:hAnsi="Times New Roman"/>
          <w:sz w:val="24"/>
          <w:szCs w:val="24"/>
          <w:lang w:val="en-GB" w:eastAsia="en-NZ"/>
        </w:rPr>
      </w:pPr>
      <w:r w:rsidRPr="006300AF">
        <w:rPr>
          <w:rFonts w:ascii="Times New Roman" w:hAnsi="Times New Roman"/>
          <w:sz w:val="24"/>
          <w:szCs w:val="24"/>
          <w:lang w:val="en-GB"/>
        </w:rPr>
        <w:t xml:space="preserve">Interim and stopping rules is set using </w:t>
      </w:r>
      <w:r w:rsidR="006300AF">
        <w:rPr>
          <w:rFonts w:ascii="Times New Roman" w:hAnsi="Times New Roman"/>
          <w:sz w:val="24"/>
          <w:szCs w:val="24"/>
          <w:lang w:val="en-GB"/>
        </w:rPr>
        <w:t xml:space="preserve">ICU </w:t>
      </w:r>
      <w:r w:rsidRPr="006300AF">
        <w:rPr>
          <w:rFonts w:ascii="Times New Roman" w:hAnsi="Times New Roman"/>
          <w:sz w:val="24"/>
          <w:szCs w:val="24"/>
          <w:lang w:val="en-GB"/>
        </w:rPr>
        <w:t>mortality as outcome</w:t>
      </w:r>
      <w:r w:rsidR="006300AF">
        <w:rPr>
          <w:rFonts w:ascii="Times New Roman" w:hAnsi="Times New Roman"/>
          <w:sz w:val="24"/>
          <w:szCs w:val="24"/>
          <w:lang w:val="en-GB"/>
        </w:rPr>
        <w:t xml:space="preserve"> (90 days)</w:t>
      </w:r>
      <w:r w:rsidRPr="006300AF">
        <w:rPr>
          <w:rFonts w:ascii="Times New Roman" w:hAnsi="Times New Roman"/>
          <w:sz w:val="24"/>
          <w:szCs w:val="24"/>
          <w:lang w:val="en-GB"/>
        </w:rPr>
        <w:t xml:space="preserve">. </w:t>
      </w:r>
      <w:r w:rsidR="0025319F" w:rsidRPr="006300AF">
        <w:rPr>
          <w:rFonts w:ascii="Times New Roman" w:hAnsi="Times New Roman"/>
          <w:sz w:val="24"/>
          <w:szCs w:val="24"/>
          <w:lang w:val="en-GB"/>
        </w:rPr>
        <w:t>If the mortality rate of the intervention group is significantly different to the control group and the numbers of patients allow 80% power, the trial will be terminated. The difference the will need to be observed according to certain group sample sizes is shown in Figure (left) below.</w:t>
      </w:r>
    </w:p>
    <w:p w14:paraId="23F6A0EC" w14:textId="5CD35D90" w:rsidR="0025319F" w:rsidRPr="006300AF" w:rsidRDefault="00D920BA" w:rsidP="00D920BA">
      <w:pPr>
        <w:pStyle w:val="Text"/>
        <w:widowControl w:val="0"/>
        <w:spacing w:line="360" w:lineRule="auto"/>
        <w:jc w:val="center"/>
        <w:rPr>
          <w:rFonts w:ascii="Times New Roman" w:hAnsi="Times New Roman"/>
          <w:sz w:val="24"/>
          <w:szCs w:val="24"/>
          <w:lang w:val="en-GB"/>
        </w:rPr>
      </w:pPr>
      <w:r w:rsidRPr="006300AF">
        <w:rPr>
          <w:noProof/>
          <w:lang w:eastAsia="en-NZ"/>
        </w:rPr>
        <w:drawing>
          <wp:inline distT="0" distB="0" distL="0" distR="0" wp14:anchorId="510FB828" wp14:editId="6318C62C">
            <wp:extent cx="4959350" cy="22663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321" t="10913" r="8115" b="6199"/>
                    <a:stretch/>
                  </pic:blipFill>
                  <pic:spPr bwMode="auto">
                    <a:xfrm>
                      <a:off x="0" y="0"/>
                      <a:ext cx="4961440" cy="2267270"/>
                    </a:xfrm>
                    <a:prstGeom prst="rect">
                      <a:avLst/>
                    </a:prstGeom>
                    <a:noFill/>
                    <a:ln>
                      <a:noFill/>
                    </a:ln>
                    <a:extLst>
                      <a:ext uri="{53640926-AAD7-44D8-BBD7-CCE9431645EC}">
                        <a14:shadowObscured xmlns:a14="http://schemas.microsoft.com/office/drawing/2010/main"/>
                      </a:ext>
                    </a:extLst>
                  </pic:spPr>
                </pic:pic>
              </a:graphicData>
            </a:graphic>
          </wp:inline>
        </w:drawing>
      </w:r>
    </w:p>
    <w:p w14:paraId="30147D77" w14:textId="1037DBCD" w:rsidR="00A14C3A" w:rsidRPr="006300AF" w:rsidRDefault="00A14C3A" w:rsidP="004049A3">
      <w:pPr>
        <w:pStyle w:val="Text"/>
        <w:widowControl w:val="0"/>
        <w:spacing w:line="360" w:lineRule="auto"/>
        <w:jc w:val="both"/>
        <w:rPr>
          <w:rFonts w:ascii="Times New Roman" w:hAnsi="Times New Roman"/>
          <w:sz w:val="24"/>
          <w:szCs w:val="24"/>
          <w:lang w:val="en-GB"/>
        </w:rPr>
      </w:pPr>
      <w:r w:rsidRPr="006300AF">
        <w:rPr>
          <w:rFonts w:ascii="Times New Roman" w:hAnsi="Times New Roman"/>
          <w:b/>
          <w:sz w:val="24"/>
          <w:szCs w:val="24"/>
          <w:lang w:val="en-GB"/>
        </w:rPr>
        <w:t>Figure: (Left)</w:t>
      </w:r>
      <w:r w:rsidRPr="006300AF">
        <w:rPr>
          <w:rFonts w:ascii="Times New Roman" w:hAnsi="Times New Roman"/>
          <w:sz w:val="24"/>
          <w:szCs w:val="24"/>
          <w:lang w:val="en-GB"/>
        </w:rPr>
        <w:t xml:space="preserve"> Sample sizes per arm required to detect a difference in mortality rate between groups with 80% power. </w:t>
      </w:r>
      <w:r w:rsidRPr="006300AF">
        <w:rPr>
          <w:rFonts w:ascii="Times New Roman" w:hAnsi="Times New Roman"/>
          <w:b/>
          <w:sz w:val="24"/>
          <w:szCs w:val="24"/>
          <w:lang w:val="en-GB"/>
        </w:rPr>
        <w:t>(Right)</w:t>
      </w:r>
      <w:r w:rsidRPr="006300AF">
        <w:rPr>
          <w:rFonts w:ascii="Times New Roman" w:hAnsi="Times New Roman"/>
          <w:sz w:val="24"/>
          <w:szCs w:val="24"/>
          <w:lang w:val="en-GB"/>
        </w:rPr>
        <w:t xml:space="preserve"> The corresponding false positive rate at each sample sizes. </w:t>
      </w:r>
    </w:p>
    <w:p w14:paraId="51E610AE" w14:textId="77777777" w:rsidR="00DC6608" w:rsidRDefault="00DC6608" w:rsidP="004049A3">
      <w:pPr>
        <w:pStyle w:val="Text"/>
        <w:widowControl w:val="0"/>
        <w:spacing w:line="360" w:lineRule="auto"/>
        <w:jc w:val="both"/>
        <w:rPr>
          <w:rFonts w:ascii="Times New Roman" w:hAnsi="Times New Roman"/>
          <w:sz w:val="24"/>
          <w:szCs w:val="24"/>
          <w:lang w:val="en-GB"/>
        </w:rPr>
      </w:pPr>
      <w:commentRangeStart w:id="3"/>
      <w:r>
        <w:rPr>
          <w:rFonts w:ascii="Times New Roman" w:hAnsi="Times New Roman"/>
          <w:sz w:val="24"/>
          <w:szCs w:val="24"/>
          <w:lang w:val="en-GB"/>
        </w:rPr>
        <w:lastRenderedPageBreak/>
        <w:t xml:space="preserve">In this study, the expected control group mortality is at 20%. </w:t>
      </w:r>
      <w:commentRangeEnd w:id="3"/>
      <w:r w:rsidR="00112D50">
        <w:rPr>
          <w:rStyle w:val="CommentReference"/>
          <w:rFonts w:ascii="Book Antiqua" w:hAnsi="Book Antiqua"/>
          <w:lang w:val="x-none" w:eastAsia="en-NZ"/>
        </w:rPr>
        <w:commentReference w:id="3"/>
      </w:r>
    </w:p>
    <w:p w14:paraId="79002E7B" w14:textId="021AC3DF" w:rsidR="00041B1C" w:rsidRPr="006300AF" w:rsidRDefault="0025319F" w:rsidP="004049A3">
      <w:pPr>
        <w:pStyle w:val="Text"/>
        <w:widowControl w:val="0"/>
        <w:spacing w:line="360" w:lineRule="auto"/>
        <w:jc w:val="both"/>
        <w:rPr>
          <w:rFonts w:ascii="Times New Roman" w:hAnsi="Times New Roman"/>
          <w:sz w:val="24"/>
          <w:szCs w:val="24"/>
          <w:lang w:val="en-GB"/>
        </w:rPr>
      </w:pPr>
      <w:r w:rsidRPr="006300AF">
        <w:rPr>
          <w:rFonts w:ascii="Times New Roman" w:hAnsi="Times New Roman"/>
          <w:sz w:val="24"/>
          <w:szCs w:val="24"/>
          <w:lang w:val="en-GB"/>
        </w:rPr>
        <w:t>Example of how to use this graph is shown below</w:t>
      </w:r>
      <w:r w:rsidR="00D920BA" w:rsidRPr="006300AF">
        <w:rPr>
          <w:rFonts w:ascii="Times New Roman" w:hAnsi="Times New Roman"/>
          <w:sz w:val="24"/>
          <w:szCs w:val="24"/>
          <w:lang w:val="en-GB"/>
        </w:rPr>
        <w:t>.</w:t>
      </w:r>
    </w:p>
    <w:p w14:paraId="267ADE79" w14:textId="77777777" w:rsidR="00D920BA" w:rsidRPr="006300AF" w:rsidRDefault="00D920BA" w:rsidP="004049A3">
      <w:pPr>
        <w:pStyle w:val="Text"/>
        <w:widowControl w:val="0"/>
        <w:spacing w:line="360" w:lineRule="auto"/>
        <w:jc w:val="both"/>
        <w:rPr>
          <w:rFonts w:ascii="Times New Roman" w:hAnsi="Times New Roman"/>
          <w:sz w:val="24"/>
          <w:szCs w:val="24"/>
          <w:lang w:val="en-GB"/>
        </w:rPr>
      </w:pPr>
    </w:p>
    <w:p w14:paraId="4B09044B" w14:textId="63C9EB7D" w:rsidR="0025319F" w:rsidRPr="006300AF" w:rsidRDefault="0025319F" w:rsidP="004049A3">
      <w:pPr>
        <w:pStyle w:val="Text"/>
        <w:widowControl w:val="0"/>
        <w:spacing w:line="360" w:lineRule="auto"/>
        <w:jc w:val="both"/>
        <w:rPr>
          <w:rFonts w:ascii="Times New Roman" w:hAnsi="Times New Roman"/>
          <w:b/>
          <w:sz w:val="24"/>
          <w:szCs w:val="24"/>
          <w:lang w:val="en-GB"/>
        </w:rPr>
      </w:pPr>
      <w:r w:rsidRPr="006300AF">
        <w:rPr>
          <w:rFonts w:ascii="Times New Roman" w:hAnsi="Times New Roman"/>
          <w:b/>
          <w:sz w:val="24"/>
          <w:szCs w:val="24"/>
          <w:lang w:val="en-GB"/>
        </w:rPr>
        <w:t>Example 1:</w:t>
      </w:r>
    </w:p>
    <w:p w14:paraId="17255B6E" w14:textId="5F3C4F0D" w:rsidR="0025319F" w:rsidRPr="006300AF" w:rsidRDefault="0025319F" w:rsidP="004049A3">
      <w:pPr>
        <w:pStyle w:val="Text"/>
        <w:widowControl w:val="0"/>
        <w:spacing w:line="360" w:lineRule="auto"/>
        <w:jc w:val="both"/>
        <w:rPr>
          <w:rFonts w:ascii="Times New Roman" w:hAnsi="Times New Roman"/>
          <w:sz w:val="24"/>
          <w:szCs w:val="24"/>
          <w:lang w:val="en-GB"/>
        </w:rPr>
      </w:pPr>
      <w:r w:rsidRPr="006300AF">
        <w:rPr>
          <w:rFonts w:ascii="Times New Roman" w:hAnsi="Times New Roman"/>
          <w:sz w:val="24"/>
          <w:szCs w:val="24"/>
          <w:lang w:val="en-GB"/>
        </w:rPr>
        <w:t xml:space="preserve">At power of </w:t>
      </w:r>
      <w:r w:rsidR="008E0ED9">
        <w:rPr>
          <w:rFonts w:ascii="Times New Roman" w:hAnsi="Times New Roman"/>
          <w:sz w:val="24"/>
          <w:szCs w:val="24"/>
          <w:lang w:val="en-GB"/>
        </w:rPr>
        <w:t>80%</w:t>
      </w:r>
      <w:r w:rsidRPr="006300AF">
        <w:rPr>
          <w:rFonts w:ascii="Times New Roman" w:hAnsi="Times New Roman"/>
          <w:sz w:val="24"/>
          <w:szCs w:val="24"/>
          <w:lang w:val="en-GB"/>
        </w:rPr>
        <w:t xml:space="preserve">, at the sample size per arm of </w:t>
      </w:r>
      <w:r w:rsidR="00D920BA" w:rsidRPr="006300AF">
        <w:rPr>
          <w:rFonts w:ascii="Times New Roman" w:hAnsi="Times New Roman"/>
          <w:sz w:val="24"/>
          <w:szCs w:val="24"/>
          <w:lang w:val="en-GB"/>
        </w:rPr>
        <w:t>50</w:t>
      </w:r>
      <w:r w:rsidRPr="006300AF">
        <w:rPr>
          <w:rFonts w:ascii="Times New Roman" w:hAnsi="Times New Roman"/>
          <w:sz w:val="24"/>
          <w:szCs w:val="24"/>
          <w:lang w:val="en-GB"/>
        </w:rPr>
        <w:t xml:space="preserve">. The absolute mortality difference </w:t>
      </w:r>
      <w:r w:rsidR="00A14C3A" w:rsidRPr="006300AF">
        <w:rPr>
          <w:rFonts w:ascii="Times New Roman" w:hAnsi="Times New Roman"/>
          <w:sz w:val="24"/>
          <w:szCs w:val="24"/>
          <w:lang w:val="en-GB"/>
        </w:rPr>
        <w:t xml:space="preserve">found in the Figure (left) </w:t>
      </w:r>
      <w:r w:rsidRPr="006300AF">
        <w:rPr>
          <w:rFonts w:ascii="Times New Roman" w:hAnsi="Times New Roman"/>
          <w:sz w:val="24"/>
          <w:szCs w:val="24"/>
          <w:lang w:val="en-GB"/>
        </w:rPr>
        <w:t xml:space="preserve">is </w:t>
      </w:r>
      <w:r w:rsidR="00D920BA" w:rsidRPr="006300AF">
        <w:rPr>
          <w:rFonts w:ascii="Times New Roman" w:hAnsi="Times New Roman"/>
          <w:sz w:val="24"/>
          <w:szCs w:val="24"/>
          <w:lang w:val="en-GB"/>
        </w:rPr>
        <w:t>approximately 27</w:t>
      </w:r>
      <w:r w:rsidRPr="006300AF">
        <w:rPr>
          <w:rFonts w:ascii="Times New Roman" w:hAnsi="Times New Roman"/>
          <w:sz w:val="24"/>
          <w:szCs w:val="24"/>
          <w:lang w:val="en-GB"/>
        </w:rPr>
        <w:t xml:space="preserve">%. </w:t>
      </w:r>
      <w:r w:rsidR="00A14C3A" w:rsidRPr="006300AF">
        <w:rPr>
          <w:rFonts w:ascii="Times New Roman" w:hAnsi="Times New Roman"/>
          <w:sz w:val="24"/>
          <w:szCs w:val="24"/>
          <w:lang w:val="en-GB"/>
        </w:rPr>
        <w:t>I</w:t>
      </w:r>
      <w:r w:rsidRPr="006300AF">
        <w:rPr>
          <w:rFonts w:ascii="Times New Roman" w:hAnsi="Times New Roman"/>
          <w:sz w:val="24"/>
          <w:szCs w:val="24"/>
          <w:lang w:val="en-GB"/>
        </w:rPr>
        <w:t>f mortality rate is 2</w:t>
      </w:r>
      <w:r w:rsidR="00D920BA" w:rsidRPr="006300AF">
        <w:rPr>
          <w:rFonts w:ascii="Times New Roman" w:hAnsi="Times New Roman"/>
          <w:sz w:val="24"/>
          <w:szCs w:val="24"/>
          <w:lang w:val="en-GB"/>
        </w:rPr>
        <w:t>0</w:t>
      </w:r>
      <w:r w:rsidRPr="006300AF">
        <w:rPr>
          <w:rFonts w:ascii="Times New Roman" w:hAnsi="Times New Roman"/>
          <w:sz w:val="24"/>
          <w:szCs w:val="24"/>
          <w:lang w:val="en-GB"/>
        </w:rPr>
        <w:t xml:space="preserve">% for Control group, the mortality rate for Intervention will be </w:t>
      </w:r>
      <w:r w:rsidR="00D920BA" w:rsidRPr="006300AF">
        <w:rPr>
          <w:rFonts w:ascii="Times New Roman" w:hAnsi="Times New Roman"/>
          <w:sz w:val="24"/>
          <w:szCs w:val="24"/>
          <w:lang w:val="en-GB"/>
        </w:rPr>
        <w:t>47</w:t>
      </w:r>
      <w:r w:rsidRPr="006300AF">
        <w:rPr>
          <w:rFonts w:ascii="Times New Roman" w:hAnsi="Times New Roman"/>
          <w:sz w:val="24"/>
          <w:szCs w:val="24"/>
          <w:lang w:val="en-GB"/>
        </w:rPr>
        <w:t>%</w:t>
      </w:r>
      <w:r w:rsidR="0042654F" w:rsidRPr="006300AF">
        <w:rPr>
          <w:rFonts w:ascii="Times New Roman" w:hAnsi="Times New Roman"/>
          <w:sz w:val="24"/>
          <w:szCs w:val="24"/>
          <w:lang w:val="en-GB"/>
        </w:rPr>
        <w:t xml:space="preserve"> to detect a difference with significance</w:t>
      </w:r>
      <w:r w:rsidR="00D920BA" w:rsidRPr="006300AF">
        <w:rPr>
          <w:rFonts w:ascii="Times New Roman" w:hAnsi="Times New Roman"/>
          <w:sz w:val="24"/>
          <w:szCs w:val="24"/>
          <w:lang w:val="en-GB"/>
        </w:rPr>
        <w:t xml:space="preserve"> at p&lt;0.05 and power 80%</w:t>
      </w:r>
      <w:r w:rsidRPr="006300AF">
        <w:rPr>
          <w:rFonts w:ascii="Times New Roman" w:hAnsi="Times New Roman"/>
          <w:sz w:val="24"/>
          <w:szCs w:val="24"/>
          <w:lang w:val="en-GB"/>
        </w:rPr>
        <w:t xml:space="preserve">. Thus, at sample size </w:t>
      </w:r>
      <w:r w:rsidR="00D920BA" w:rsidRPr="006300AF">
        <w:rPr>
          <w:rFonts w:ascii="Times New Roman" w:hAnsi="Times New Roman"/>
          <w:sz w:val="24"/>
          <w:szCs w:val="24"/>
          <w:lang w:val="en-GB"/>
        </w:rPr>
        <w:t>50</w:t>
      </w:r>
      <w:r w:rsidRPr="006300AF">
        <w:rPr>
          <w:rFonts w:ascii="Times New Roman" w:hAnsi="Times New Roman"/>
          <w:sz w:val="24"/>
          <w:szCs w:val="24"/>
          <w:lang w:val="en-GB"/>
        </w:rPr>
        <w:t xml:space="preserve"> per arm, Control group will observed </w:t>
      </w:r>
      <w:r w:rsidR="00D920BA" w:rsidRPr="006300AF">
        <w:rPr>
          <w:rFonts w:ascii="Times New Roman" w:hAnsi="Times New Roman"/>
          <w:sz w:val="24"/>
          <w:szCs w:val="24"/>
          <w:lang w:val="en-GB"/>
        </w:rPr>
        <w:t>10</w:t>
      </w:r>
      <w:r w:rsidRPr="006300AF">
        <w:rPr>
          <w:rFonts w:ascii="Times New Roman" w:hAnsi="Times New Roman"/>
          <w:sz w:val="24"/>
          <w:szCs w:val="24"/>
          <w:lang w:val="en-GB"/>
        </w:rPr>
        <w:t xml:space="preserve"> deaths and Intervention group will observed </w:t>
      </w:r>
      <w:r w:rsidR="00D920BA" w:rsidRPr="006300AF">
        <w:rPr>
          <w:rFonts w:ascii="Times New Roman" w:hAnsi="Times New Roman"/>
          <w:sz w:val="24"/>
          <w:szCs w:val="24"/>
          <w:lang w:val="en-GB"/>
        </w:rPr>
        <w:t>24</w:t>
      </w:r>
      <w:r w:rsidRPr="006300AF">
        <w:rPr>
          <w:rFonts w:ascii="Times New Roman" w:hAnsi="Times New Roman"/>
          <w:sz w:val="24"/>
          <w:szCs w:val="24"/>
          <w:lang w:val="en-GB"/>
        </w:rPr>
        <w:t xml:space="preserve"> deaths.</w:t>
      </w:r>
      <w:r w:rsidR="00A14C3A" w:rsidRPr="006300AF">
        <w:rPr>
          <w:rFonts w:ascii="Times New Roman" w:hAnsi="Times New Roman"/>
          <w:sz w:val="24"/>
          <w:szCs w:val="24"/>
          <w:lang w:val="en-GB"/>
        </w:rPr>
        <w:t xml:space="preserve"> The corresponding false positive rate is less than 0.1%, indicating that there is less than 0.1% that we can detect a differen</w:t>
      </w:r>
      <w:r w:rsidR="00D920BA" w:rsidRPr="006300AF">
        <w:rPr>
          <w:rFonts w:ascii="Times New Roman" w:hAnsi="Times New Roman"/>
          <w:sz w:val="24"/>
          <w:szCs w:val="24"/>
          <w:lang w:val="en-GB"/>
        </w:rPr>
        <w:t>ce when there is no difference. If the mortality rate observed in intervention is equal or higher than this mortality rate during interim analysis. This finding will notified to the clinical investigators and data monitoring committee and suggest for early trial termination.</w:t>
      </w:r>
    </w:p>
    <w:p w14:paraId="12D1F8A9" w14:textId="77777777" w:rsidR="00A14C3A" w:rsidRPr="006300AF" w:rsidRDefault="00A14C3A" w:rsidP="004049A3">
      <w:pPr>
        <w:pStyle w:val="Text"/>
        <w:widowControl w:val="0"/>
        <w:spacing w:line="360" w:lineRule="auto"/>
        <w:jc w:val="both"/>
        <w:rPr>
          <w:rFonts w:ascii="Times New Roman" w:hAnsi="Times New Roman"/>
          <w:lang w:val="en-GB"/>
        </w:rPr>
      </w:pPr>
    </w:p>
    <w:p w14:paraId="1C3D1847" w14:textId="7191D11C" w:rsidR="00A14C3A" w:rsidRPr="006300AF" w:rsidRDefault="00A14C3A" w:rsidP="004049A3">
      <w:pPr>
        <w:pStyle w:val="Text"/>
        <w:widowControl w:val="0"/>
        <w:spacing w:line="360" w:lineRule="auto"/>
        <w:jc w:val="both"/>
        <w:rPr>
          <w:rFonts w:ascii="Times New Roman" w:hAnsi="Times New Roman"/>
          <w:b/>
          <w:lang w:val="en-GB"/>
        </w:rPr>
      </w:pPr>
      <w:r w:rsidRPr="006300AF">
        <w:rPr>
          <w:rFonts w:ascii="Times New Roman" w:hAnsi="Times New Roman"/>
          <w:b/>
          <w:lang w:val="en-GB"/>
        </w:rPr>
        <w:t>Example 2:</w:t>
      </w:r>
    </w:p>
    <w:p w14:paraId="7D118BB4" w14:textId="71E00593" w:rsidR="00A14C3A" w:rsidRPr="006300AF" w:rsidRDefault="008E0ED9" w:rsidP="00A14C3A">
      <w:pPr>
        <w:pStyle w:val="Text"/>
        <w:widowControl w:val="0"/>
        <w:spacing w:line="360" w:lineRule="auto"/>
        <w:jc w:val="both"/>
        <w:rPr>
          <w:rFonts w:ascii="Times New Roman" w:hAnsi="Times New Roman"/>
          <w:sz w:val="24"/>
          <w:szCs w:val="24"/>
          <w:lang w:val="en-GB"/>
        </w:rPr>
      </w:pPr>
      <w:r>
        <w:rPr>
          <w:rFonts w:ascii="Times New Roman" w:hAnsi="Times New Roman"/>
          <w:sz w:val="24"/>
          <w:szCs w:val="24"/>
          <w:lang w:val="en-GB"/>
        </w:rPr>
        <w:t>At power of 80%</w:t>
      </w:r>
      <w:r w:rsidR="00A14C3A" w:rsidRPr="006300AF">
        <w:rPr>
          <w:rFonts w:ascii="Times New Roman" w:hAnsi="Times New Roman"/>
          <w:sz w:val="24"/>
          <w:szCs w:val="24"/>
          <w:lang w:val="en-GB"/>
        </w:rPr>
        <w:t xml:space="preserve">, at the sample size per arm of 100. The absolute mortality difference found in the Figure (left) is </w:t>
      </w:r>
      <w:r w:rsidR="00D920BA" w:rsidRPr="006300AF">
        <w:rPr>
          <w:rFonts w:ascii="Times New Roman" w:hAnsi="Times New Roman"/>
          <w:sz w:val="24"/>
          <w:szCs w:val="24"/>
          <w:lang w:val="en-GB"/>
        </w:rPr>
        <w:t>19</w:t>
      </w:r>
      <w:r w:rsidR="00A14C3A" w:rsidRPr="006300AF">
        <w:rPr>
          <w:rFonts w:ascii="Times New Roman" w:hAnsi="Times New Roman"/>
          <w:sz w:val="24"/>
          <w:szCs w:val="24"/>
          <w:lang w:val="en-GB"/>
        </w:rPr>
        <w:t>%. If mortality rate is 2</w:t>
      </w:r>
      <w:r w:rsidR="00D920BA" w:rsidRPr="006300AF">
        <w:rPr>
          <w:rFonts w:ascii="Times New Roman" w:hAnsi="Times New Roman"/>
          <w:sz w:val="24"/>
          <w:szCs w:val="24"/>
          <w:lang w:val="en-GB"/>
        </w:rPr>
        <w:t>0</w:t>
      </w:r>
      <w:r w:rsidR="00A14C3A" w:rsidRPr="006300AF">
        <w:rPr>
          <w:rFonts w:ascii="Times New Roman" w:hAnsi="Times New Roman"/>
          <w:sz w:val="24"/>
          <w:szCs w:val="24"/>
          <w:lang w:val="en-GB"/>
        </w:rPr>
        <w:t xml:space="preserve">% for Control group, the mortality rate for Intervention will be </w:t>
      </w:r>
      <w:r w:rsidR="00D920BA" w:rsidRPr="006300AF">
        <w:rPr>
          <w:rFonts w:ascii="Times New Roman" w:hAnsi="Times New Roman"/>
          <w:sz w:val="24"/>
          <w:szCs w:val="24"/>
          <w:lang w:val="en-GB"/>
        </w:rPr>
        <w:t>39</w:t>
      </w:r>
      <w:r w:rsidR="00A14C3A" w:rsidRPr="006300AF">
        <w:rPr>
          <w:rFonts w:ascii="Times New Roman" w:hAnsi="Times New Roman"/>
          <w:sz w:val="24"/>
          <w:szCs w:val="24"/>
          <w:lang w:val="en-GB"/>
        </w:rPr>
        <w:t>%</w:t>
      </w:r>
      <w:r w:rsidR="0042654F" w:rsidRPr="006300AF">
        <w:rPr>
          <w:rFonts w:ascii="Times New Roman" w:hAnsi="Times New Roman"/>
          <w:sz w:val="24"/>
          <w:szCs w:val="24"/>
          <w:lang w:val="en-GB"/>
        </w:rPr>
        <w:t xml:space="preserve"> to detect a difference with significance</w:t>
      </w:r>
      <w:r w:rsidR="00A14C3A" w:rsidRPr="006300AF">
        <w:rPr>
          <w:rFonts w:ascii="Times New Roman" w:hAnsi="Times New Roman"/>
          <w:sz w:val="24"/>
          <w:szCs w:val="24"/>
          <w:lang w:val="en-GB"/>
        </w:rPr>
        <w:t xml:space="preserve">. Thus, at sample size </w:t>
      </w:r>
      <w:r w:rsidR="0042654F" w:rsidRPr="006300AF">
        <w:rPr>
          <w:rFonts w:ascii="Times New Roman" w:hAnsi="Times New Roman"/>
          <w:sz w:val="24"/>
          <w:szCs w:val="24"/>
          <w:lang w:val="en-GB"/>
        </w:rPr>
        <w:t>100</w:t>
      </w:r>
      <w:r w:rsidR="00A14C3A" w:rsidRPr="006300AF">
        <w:rPr>
          <w:rFonts w:ascii="Times New Roman" w:hAnsi="Times New Roman"/>
          <w:sz w:val="24"/>
          <w:szCs w:val="24"/>
          <w:lang w:val="en-GB"/>
        </w:rPr>
        <w:t xml:space="preserve"> per arm, Control group will observed </w:t>
      </w:r>
      <w:r w:rsidR="0042654F" w:rsidRPr="006300AF">
        <w:rPr>
          <w:rFonts w:ascii="Times New Roman" w:hAnsi="Times New Roman"/>
          <w:sz w:val="24"/>
          <w:szCs w:val="24"/>
          <w:lang w:val="en-GB"/>
        </w:rPr>
        <w:t>2</w:t>
      </w:r>
      <w:r w:rsidR="00D920BA" w:rsidRPr="006300AF">
        <w:rPr>
          <w:rFonts w:ascii="Times New Roman" w:hAnsi="Times New Roman"/>
          <w:sz w:val="24"/>
          <w:szCs w:val="24"/>
          <w:lang w:val="en-GB"/>
        </w:rPr>
        <w:t>0</w:t>
      </w:r>
      <w:r w:rsidR="00A14C3A" w:rsidRPr="006300AF">
        <w:rPr>
          <w:rFonts w:ascii="Times New Roman" w:hAnsi="Times New Roman"/>
          <w:sz w:val="24"/>
          <w:szCs w:val="24"/>
          <w:lang w:val="en-GB"/>
        </w:rPr>
        <w:t xml:space="preserve"> deaths and Intervention group will observed </w:t>
      </w:r>
      <w:r w:rsidR="00D920BA" w:rsidRPr="006300AF">
        <w:rPr>
          <w:rFonts w:ascii="Times New Roman" w:hAnsi="Times New Roman"/>
          <w:sz w:val="24"/>
          <w:szCs w:val="24"/>
          <w:lang w:val="en-GB"/>
        </w:rPr>
        <w:t>39</w:t>
      </w:r>
      <w:r w:rsidR="00A14C3A" w:rsidRPr="006300AF">
        <w:rPr>
          <w:rFonts w:ascii="Times New Roman" w:hAnsi="Times New Roman"/>
          <w:sz w:val="24"/>
          <w:szCs w:val="24"/>
          <w:lang w:val="en-GB"/>
        </w:rPr>
        <w:t xml:space="preserve"> deaths. The corresponding false positive rate is less than 0.1%, indicating that there is less than 0.1% that we can detect a difference when there is no difference. </w:t>
      </w:r>
      <w:r w:rsidR="00D920BA" w:rsidRPr="006300AF">
        <w:rPr>
          <w:rFonts w:ascii="Times New Roman" w:hAnsi="Times New Roman"/>
          <w:sz w:val="24"/>
          <w:szCs w:val="24"/>
          <w:lang w:val="en-GB"/>
        </w:rPr>
        <w:t xml:space="preserve"> If the mortality rate observed in intervention is equal or higher than this mortality rate during interim analysis. This finding will notified to the clinical investigators and data monitoring committee and suggest for early trial termination.</w:t>
      </w:r>
    </w:p>
    <w:p w14:paraId="6737ECD5" w14:textId="7E52EC31" w:rsidR="00A14C3A" w:rsidRPr="006300AF" w:rsidRDefault="00A14C3A" w:rsidP="00A14C3A">
      <w:pPr>
        <w:pStyle w:val="Text"/>
        <w:widowControl w:val="0"/>
        <w:spacing w:line="360" w:lineRule="auto"/>
        <w:jc w:val="both"/>
        <w:rPr>
          <w:rFonts w:ascii="Times New Roman" w:hAnsi="Times New Roman"/>
          <w:sz w:val="24"/>
          <w:szCs w:val="24"/>
          <w:lang w:val="en-GB"/>
        </w:rPr>
      </w:pPr>
    </w:p>
    <w:p w14:paraId="08E57EA3" w14:textId="00C48CC9" w:rsidR="00A14C3A" w:rsidRPr="006300AF" w:rsidRDefault="00D920BA" w:rsidP="004049A3">
      <w:pPr>
        <w:pStyle w:val="Text"/>
        <w:widowControl w:val="0"/>
        <w:spacing w:line="360" w:lineRule="auto"/>
        <w:jc w:val="both"/>
        <w:rPr>
          <w:rFonts w:ascii="Times New Roman" w:hAnsi="Times New Roman"/>
          <w:sz w:val="24"/>
          <w:szCs w:val="24"/>
          <w:lang w:val="en-GB"/>
        </w:rPr>
      </w:pPr>
      <w:r w:rsidRPr="006300AF">
        <w:rPr>
          <w:rFonts w:ascii="Times New Roman" w:hAnsi="Times New Roman"/>
          <w:sz w:val="24"/>
          <w:szCs w:val="24"/>
          <w:lang w:val="en-GB"/>
        </w:rPr>
        <w:t>The sample</w:t>
      </w:r>
      <w:r w:rsidR="00D835F4" w:rsidRPr="006300AF">
        <w:rPr>
          <w:rFonts w:ascii="Times New Roman" w:hAnsi="Times New Roman"/>
          <w:sz w:val="24"/>
          <w:szCs w:val="24"/>
          <w:lang w:val="en-GB"/>
        </w:rPr>
        <w:t xml:space="preserve"> size and stopping rule analysis are attached in Appendix A</w:t>
      </w:r>
      <w:r w:rsidR="00CC582D">
        <w:rPr>
          <w:rFonts w:ascii="Times New Roman" w:hAnsi="Times New Roman"/>
          <w:sz w:val="24"/>
          <w:szCs w:val="24"/>
          <w:lang w:val="en-GB"/>
        </w:rPr>
        <w:t>1</w:t>
      </w:r>
      <w:r w:rsidR="00D835F4" w:rsidRPr="006300AF">
        <w:rPr>
          <w:rFonts w:ascii="Times New Roman" w:hAnsi="Times New Roman"/>
          <w:sz w:val="24"/>
          <w:szCs w:val="24"/>
          <w:lang w:val="en-GB"/>
        </w:rPr>
        <w:t>.</w:t>
      </w:r>
    </w:p>
    <w:p w14:paraId="54BE9F59" w14:textId="77777777" w:rsidR="00723A81" w:rsidRPr="006300AF" w:rsidRDefault="00723A81" w:rsidP="004049A3">
      <w:pPr>
        <w:pStyle w:val="Text"/>
        <w:widowControl w:val="0"/>
        <w:spacing w:line="360" w:lineRule="auto"/>
        <w:jc w:val="both"/>
        <w:rPr>
          <w:rFonts w:ascii="Times New Roman" w:hAnsi="Times New Roman"/>
          <w:sz w:val="24"/>
          <w:szCs w:val="24"/>
          <w:lang w:val="en-GB"/>
        </w:rPr>
      </w:pPr>
    </w:p>
    <w:p w14:paraId="2FF40442" w14:textId="451BBA33" w:rsidR="00723A81" w:rsidRPr="006300AF" w:rsidRDefault="00723A81" w:rsidP="004049A3">
      <w:pPr>
        <w:pStyle w:val="Text"/>
        <w:widowControl w:val="0"/>
        <w:spacing w:line="360" w:lineRule="auto"/>
        <w:jc w:val="both"/>
        <w:rPr>
          <w:rFonts w:ascii="Times New Roman" w:hAnsi="Times New Roman"/>
          <w:sz w:val="24"/>
          <w:szCs w:val="24"/>
          <w:lang w:val="en-GB"/>
        </w:rPr>
      </w:pPr>
      <w:r w:rsidRPr="006300AF">
        <w:rPr>
          <w:rFonts w:ascii="Times New Roman" w:hAnsi="Times New Roman"/>
          <w:sz w:val="24"/>
          <w:szCs w:val="24"/>
          <w:lang w:val="en-GB"/>
        </w:rPr>
        <w:t>The first interim will be carried out at sample sizes of 50 per arm. Subsequent inter</w:t>
      </w:r>
      <w:r w:rsidR="00EA48E8" w:rsidRPr="006300AF">
        <w:rPr>
          <w:rFonts w:ascii="Times New Roman" w:hAnsi="Times New Roman"/>
          <w:sz w:val="24"/>
          <w:szCs w:val="24"/>
          <w:lang w:val="en-GB"/>
        </w:rPr>
        <w:t xml:space="preserve">im study will be carried out when patient recruitment reach </w:t>
      </w:r>
      <w:r w:rsidRPr="006300AF">
        <w:rPr>
          <w:rFonts w:ascii="Times New Roman" w:hAnsi="Times New Roman"/>
          <w:sz w:val="24"/>
          <w:szCs w:val="24"/>
          <w:lang w:val="en-GB"/>
        </w:rPr>
        <w:t xml:space="preserve">75, 100 and 125 per arm. </w:t>
      </w:r>
    </w:p>
    <w:p w14:paraId="03CC4A74" w14:textId="77777777" w:rsidR="00C15112" w:rsidRPr="006300AF" w:rsidRDefault="00EC3B04" w:rsidP="004049A3">
      <w:pPr>
        <w:pageBreakBefore/>
        <w:spacing w:after="0" w:line="360" w:lineRule="auto"/>
        <w:jc w:val="both"/>
        <w:rPr>
          <w:rFonts w:ascii="Times New Roman" w:hAnsi="Times New Roman" w:cs="Times New Roman"/>
          <w:b/>
          <w:sz w:val="32"/>
          <w:szCs w:val="24"/>
          <w:lang w:val="en-GB"/>
        </w:rPr>
      </w:pPr>
      <w:r w:rsidRPr="006300AF">
        <w:rPr>
          <w:rFonts w:ascii="Times New Roman" w:hAnsi="Times New Roman" w:cs="Times New Roman"/>
          <w:b/>
          <w:sz w:val="32"/>
          <w:szCs w:val="24"/>
          <w:lang w:val="en-GB"/>
        </w:rPr>
        <w:lastRenderedPageBreak/>
        <w:t>4</w:t>
      </w:r>
      <w:r w:rsidR="00787B51" w:rsidRPr="006300AF">
        <w:rPr>
          <w:rFonts w:ascii="Times New Roman" w:hAnsi="Times New Roman" w:cs="Times New Roman"/>
          <w:b/>
          <w:sz w:val="32"/>
          <w:szCs w:val="24"/>
          <w:lang w:val="en-GB"/>
        </w:rPr>
        <w:t>.0</w:t>
      </w:r>
      <w:r w:rsidR="00787B51" w:rsidRPr="006300AF">
        <w:rPr>
          <w:rFonts w:ascii="Times New Roman" w:hAnsi="Times New Roman" w:cs="Times New Roman"/>
          <w:b/>
          <w:sz w:val="32"/>
          <w:szCs w:val="24"/>
          <w:lang w:val="en-GB"/>
        </w:rPr>
        <w:tab/>
      </w:r>
      <w:r w:rsidR="00DF3830" w:rsidRPr="006300AF">
        <w:rPr>
          <w:rFonts w:ascii="Times New Roman" w:hAnsi="Times New Roman" w:cs="Times New Roman"/>
          <w:b/>
          <w:sz w:val="32"/>
          <w:szCs w:val="24"/>
          <w:lang w:val="en-GB"/>
        </w:rPr>
        <w:t>Clinical Protocol</w:t>
      </w:r>
    </w:p>
    <w:p w14:paraId="27250A2D" w14:textId="77777777" w:rsidR="00943C80" w:rsidRDefault="002402D8" w:rsidP="004049A3">
      <w:p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t>This trial compares 2 cohorts of invasive mechanically ventilated patients</w:t>
      </w:r>
      <w:r w:rsidR="00044C24" w:rsidRPr="006300AF">
        <w:rPr>
          <w:rFonts w:ascii="Times New Roman" w:hAnsi="Times New Roman" w:cs="Times New Roman"/>
          <w:sz w:val="24"/>
          <w:lang w:val="en-GB"/>
        </w:rPr>
        <w:t xml:space="preserve"> with Acute Respiratory Distress Syndrome (ARDS)</w:t>
      </w:r>
      <w:r w:rsidRPr="006300AF">
        <w:rPr>
          <w:rFonts w:ascii="Times New Roman" w:hAnsi="Times New Roman" w:cs="Times New Roman"/>
          <w:sz w:val="24"/>
          <w:lang w:val="en-GB"/>
        </w:rPr>
        <w:t xml:space="preserve">: </w:t>
      </w:r>
      <w:r w:rsidRPr="006300AF">
        <w:rPr>
          <w:rFonts w:ascii="Times New Roman" w:hAnsi="Times New Roman" w:cs="Times New Roman"/>
          <w:b/>
          <w:sz w:val="24"/>
          <w:lang w:val="en-GB"/>
        </w:rPr>
        <w:t>1) Standard Practice Ventilation (SPV) (</w:t>
      </w:r>
      <w:r w:rsidR="00044C24" w:rsidRPr="006300AF">
        <w:rPr>
          <w:rFonts w:ascii="Times New Roman" w:hAnsi="Times New Roman" w:cs="Times New Roman"/>
          <w:b/>
          <w:sz w:val="24"/>
          <w:lang w:val="en-GB"/>
        </w:rPr>
        <w:t>C</w:t>
      </w:r>
      <w:r w:rsidRPr="006300AF">
        <w:rPr>
          <w:rFonts w:ascii="Times New Roman" w:hAnsi="Times New Roman" w:cs="Times New Roman"/>
          <w:b/>
          <w:sz w:val="24"/>
          <w:lang w:val="en-GB"/>
        </w:rPr>
        <w:t>ontrol</w:t>
      </w:r>
      <w:r w:rsidR="00044C24" w:rsidRPr="006300AF">
        <w:rPr>
          <w:rFonts w:ascii="Times New Roman" w:hAnsi="Times New Roman" w:cs="Times New Roman"/>
          <w:b/>
          <w:sz w:val="24"/>
          <w:lang w:val="en-GB"/>
        </w:rPr>
        <w:t xml:space="preserve"> </w:t>
      </w:r>
      <w:r w:rsidR="00AF0D4B" w:rsidRPr="006300AF">
        <w:rPr>
          <w:rFonts w:ascii="Times New Roman" w:hAnsi="Times New Roman" w:cs="Times New Roman"/>
          <w:b/>
          <w:sz w:val="24"/>
          <w:lang w:val="en-GB"/>
        </w:rPr>
        <w:t>G</w:t>
      </w:r>
      <w:r w:rsidR="00044C24" w:rsidRPr="006300AF">
        <w:rPr>
          <w:rFonts w:ascii="Times New Roman" w:hAnsi="Times New Roman" w:cs="Times New Roman"/>
          <w:b/>
          <w:sz w:val="24"/>
          <w:lang w:val="en-GB"/>
        </w:rPr>
        <w:t>roup</w:t>
      </w:r>
      <w:r w:rsidRPr="006300AF">
        <w:rPr>
          <w:rFonts w:ascii="Times New Roman" w:hAnsi="Times New Roman" w:cs="Times New Roman"/>
          <w:b/>
          <w:sz w:val="24"/>
          <w:lang w:val="en-GB"/>
        </w:rPr>
        <w:t>)</w:t>
      </w:r>
      <w:r w:rsidRPr="006300AF">
        <w:rPr>
          <w:rFonts w:ascii="Times New Roman" w:hAnsi="Times New Roman" w:cs="Times New Roman"/>
          <w:sz w:val="24"/>
          <w:lang w:val="en-GB"/>
        </w:rPr>
        <w:t xml:space="preserve"> and </w:t>
      </w:r>
      <w:r w:rsidRPr="006300AF">
        <w:rPr>
          <w:rFonts w:ascii="Times New Roman" w:hAnsi="Times New Roman" w:cs="Times New Roman"/>
          <w:b/>
          <w:sz w:val="24"/>
          <w:lang w:val="en-GB"/>
        </w:rPr>
        <w:t>2) Model-Based Ventilation (MBV) (</w:t>
      </w:r>
      <w:r w:rsidR="00044C24" w:rsidRPr="006300AF">
        <w:rPr>
          <w:rFonts w:ascii="Times New Roman" w:hAnsi="Times New Roman" w:cs="Times New Roman"/>
          <w:b/>
          <w:sz w:val="24"/>
          <w:lang w:val="en-GB"/>
        </w:rPr>
        <w:t>I</w:t>
      </w:r>
      <w:r w:rsidRPr="006300AF">
        <w:rPr>
          <w:rFonts w:ascii="Times New Roman" w:hAnsi="Times New Roman" w:cs="Times New Roman"/>
          <w:b/>
          <w:sz w:val="24"/>
          <w:lang w:val="en-GB"/>
        </w:rPr>
        <w:t>ntervention</w:t>
      </w:r>
      <w:r w:rsidR="00044C24" w:rsidRPr="006300AF">
        <w:rPr>
          <w:rFonts w:ascii="Times New Roman" w:hAnsi="Times New Roman" w:cs="Times New Roman"/>
          <w:b/>
          <w:sz w:val="24"/>
          <w:lang w:val="en-GB"/>
        </w:rPr>
        <w:t xml:space="preserve"> </w:t>
      </w:r>
      <w:r w:rsidR="00AF0D4B" w:rsidRPr="006300AF">
        <w:rPr>
          <w:rFonts w:ascii="Times New Roman" w:hAnsi="Times New Roman" w:cs="Times New Roman"/>
          <w:b/>
          <w:sz w:val="24"/>
          <w:lang w:val="en-GB"/>
        </w:rPr>
        <w:t>G</w:t>
      </w:r>
      <w:r w:rsidR="00044C24" w:rsidRPr="006300AF">
        <w:rPr>
          <w:rFonts w:ascii="Times New Roman" w:hAnsi="Times New Roman" w:cs="Times New Roman"/>
          <w:b/>
          <w:sz w:val="24"/>
          <w:lang w:val="en-GB"/>
        </w:rPr>
        <w:t>roup</w:t>
      </w:r>
      <w:r w:rsidRPr="006300AF">
        <w:rPr>
          <w:rFonts w:ascii="Times New Roman" w:hAnsi="Times New Roman" w:cs="Times New Roman"/>
          <w:b/>
          <w:sz w:val="24"/>
          <w:lang w:val="en-GB"/>
        </w:rPr>
        <w:t>)</w:t>
      </w:r>
      <w:r w:rsidRPr="006300AF">
        <w:rPr>
          <w:rFonts w:ascii="Times New Roman" w:hAnsi="Times New Roman" w:cs="Times New Roman"/>
          <w:sz w:val="24"/>
          <w:lang w:val="en-GB"/>
        </w:rPr>
        <w:t xml:space="preserve"> in a two-arm randomised control trial. </w:t>
      </w:r>
    </w:p>
    <w:p w14:paraId="4F510733" w14:textId="2E82C4FA" w:rsidR="00993F68" w:rsidRPr="006300AF" w:rsidRDefault="00993F68" w:rsidP="004049A3">
      <w:pPr>
        <w:spacing w:after="0" w:line="360" w:lineRule="auto"/>
        <w:jc w:val="both"/>
        <w:rPr>
          <w:rFonts w:ascii="Times New Roman" w:hAnsi="Times New Roman" w:cs="Times New Roman"/>
          <w:sz w:val="24"/>
          <w:lang w:val="en-GB"/>
        </w:rPr>
      </w:pPr>
    </w:p>
    <w:p w14:paraId="728E1F2B" w14:textId="47A5C56D" w:rsidR="00767D3C" w:rsidRPr="006300AF" w:rsidRDefault="00767D3C" w:rsidP="00910B0F">
      <w:pPr>
        <w:pStyle w:val="ListParagraph"/>
        <w:numPr>
          <w:ilvl w:val="0"/>
          <w:numId w:val="26"/>
        </w:num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t>Patients randomised for MBV will ha</w:t>
      </w:r>
      <w:r w:rsidR="00D9037A" w:rsidRPr="006300AF">
        <w:rPr>
          <w:rFonts w:ascii="Times New Roman" w:hAnsi="Times New Roman" w:cs="Times New Roman"/>
          <w:sz w:val="24"/>
          <w:lang w:val="en-GB"/>
        </w:rPr>
        <w:t>ve mechanical ventilation (MV)</w:t>
      </w:r>
      <w:r w:rsidRPr="006300AF">
        <w:rPr>
          <w:rFonts w:ascii="Times New Roman" w:hAnsi="Times New Roman" w:cs="Times New Roman"/>
          <w:sz w:val="24"/>
          <w:lang w:val="en-GB"/>
        </w:rPr>
        <w:t xml:space="preserve"> PEEP selected at </w:t>
      </w:r>
      <w:r w:rsidR="00BC4338">
        <w:rPr>
          <w:rFonts w:ascii="Times New Roman" w:hAnsi="Times New Roman" w:cs="Times New Roman"/>
          <w:sz w:val="24"/>
          <w:lang w:val="en-GB"/>
        </w:rPr>
        <w:t>inflection</w:t>
      </w:r>
      <w:r w:rsidRPr="006300AF">
        <w:rPr>
          <w:rFonts w:ascii="Times New Roman" w:hAnsi="Times New Roman" w:cs="Times New Roman"/>
          <w:sz w:val="24"/>
          <w:lang w:val="en-GB"/>
        </w:rPr>
        <w:t xml:space="preserve"> lung </w:t>
      </w:r>
      <w:proofErr w:type="spellStart"/>
      <w:r w:rsidRPr="006300AF">
        <w:rPr>
          <w:rFonts w:ascii="Times New Roman" w:hAnsi="Times New Roman" w:cs="Times New Roman"/>
          <w:sz w:val="24"/>
          <w:lang w:val="en-GB"/>
        </w:rPr>
        <w:t>elastance</w:t>
      </w:r>
      <w:proofErr w:type="spellEnd"/>
      <w:r w:rsidRPr="006300AF">
        <w:rPr>
          <w:rFonts w:ascii="Times New Roman" w:hAnsi="Times New Roman" w:cs="Times New Roman"/>
          <w:sz w:val="24"/>
          <w:lang w:val="en-GB"/>
        </w:rPr>
        <w:t xml:space="preserve"> </w:t>
      </w:r>
      <w:r w:rsidR="009E5920" w:rsidRPr="006300AF">
        <w:rPr>
          <w:rFonts w:ascii="Times New Roman" w:hAnsi="Times New Roman" w:cs="Times New Roman"/>
          <w:sz w:val="24"/>
          <w:lang w:val="en-GB"/>
        </w:rPr>
        <w:t>after</w:t>
      </w:r>
      <w:r w:rsidRPr="006300AF">
        <w:rPr>
          <w:rFonts w:ascii="Times New Roman" w:hAnsi="Times New Roman" w:cs="Times New Roman"/>
          <w:sz w:val="24"/>
          <w:lang w:val="en-GB"/>
        </w:rPr>
        <w:t xml:space="preserve"> performing a PEEP titration process. This optimal PEEP is selected by a computer. This PEEP level is designed to maximise lung recruitment and avoid minimise excess pressure or lung over distension </w:t>
      </w:r>
      <w:r w:rsidR="00191FE6" w:rsidRPr="006300AF">
        <w:rPr>
          <w:rFonts w:ascii="Times New Roman" w:hAnsi="Times New Roman" w:cs="Times New Roman"/>
          <w:sz w:val="24"/>
          <w:lang w:val="en-GB"/>
        </w:rPr>
        <w:fldChar w:fldCharType="begin">
          <w:fldData xml:space="preserve">PEVuZE5vdGU+PENpdGU+PEF1dGhvcj5DYXJ2YWxobzwvQXV0aG9yPjxZZWFyPjIwMDc8L1llYXI+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=
</w:fldData>
        </w:fldChar>
      </w:r>
      <w:r w:rsidR="00191FE6" w:rsidRPr="006300AF">
        <w:rPr>
          <w:rFonts w:ascii="Times New Roman" w:hAnsi="Times New Roman" w:cs="Times New Roman"/>
          <w:sz w:val="24"/>
          <w:lang w:val="en-GB"/>
        </w:rPr>
        <w:instrText xml:space="preserve"> ADDIN EN.CITE </w:instrText>
      </w:r>
      <w:r w:rsidR="00191FE6" w:rsidRPr="006300AF">
        <w:rPr>
          <w:rFonts w:ascii="Times New Roman" w:hAnsi="Times New Roman" w:cs="Times New Roman"/>
          <w:sz w:val="24"/>
          <w:lang w:val="en-GB"/>
        </w:rPr>
        <w:fldChar w:fldCharType="begin">
          <w:fldData xml:space="preserve">PEVuZE5vdGU+PENpdGU+PEF1dGhvcj5DYXJ2YWxobzwvQXV0aG9yPjxZZWFyPjIwMDc8L1llYXI+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=
</w:fldData>
        </w:fldChar>
      </w:r>
      <w:r w:rsidR="00191FE6" w:rsidRPr="006300AF">
        <w:rPr>
          <w:rFonts w:ascii="Times New Roman" w:hAnsi="Times New Roman" w:cs="Times New Roman"/>
          <w:sz w:val="24"/>
          <w:lang w:val="en-GB"/>
        </w:rPr>
        <w:instrText xml:space="preserve"> ADDIN EN.CITE.DATA </w:instrText>
      </w:r>
      <w:r w:rsidR="00191FE6" w:rsidRPr="006300AF">
        <w:rPr>
          <w:rFonts w:ascii="Times New Roman" w:hAnsi="Times New Roman" w:cs="Times New Roman"/>
          <w:sz w:val="24"/>
          <w:lang w:val="en-GB"/>
        </w:rPr>
      </w:r>
      <w:r w:rsidR="00191FE6" w:rsidRPr="006300AF">
        <w:rPr>
          <w:rFonts w:ascii="Times New Roman" w:hAnsi="Times New Roman" w:cs="Times New Roman"/>
          <w:sz w:val="24"/>
          <w:lang w:val="en-GB"/>
        </w:rPr>
        <w:fldChar w:fldCharType="end"/>
      </w:r>
      <w:r w:rsidR="00191FE6" w:rsidRPr="006300AF">
        <w:rPr>
          <w:rFonts w:ascii="Times New Roman" w:hAnsi="Times New Roman" w:cs="Times New Roman"/>
          <w:sz w:val="24"/>
          <w:lang w:val="en-GB"/>
        </w:rPr>
      </w:r>
      <w:r w:rsidR="00191FE6" w:rsidRPr="006300AF">
        <w:rPr>
          <w:rFonts w:ascii="Times New Roman" w:hAnsi="Times New Roman" w:cs="Times New Roman"/>
          <w:sz w:val="24"/>
          <w:lang w:val="en-GB"/>
        </w:rPr>
        <w:fldChar w:fldCharType="separate"/>
      </w:r>
      <w:r w:rsidR="00191FE6" w:rsidRPr="006300AF">
        <w:rPr>
          <w:rFonts w:ascii="Times New Roman" w:hAnsi="Times New Roman" w:cs="Times New Roman"/>
          <w:sz w:val="24"/>
          <w:lang w:val="en-GB"/>
        </w:rPr>
        <w:t>(</w:t>
      </w:r>
      <w:hyperlink w:anchor="_ENREF_5" w:tooltip="Carvalho, 2007 #190" w:history="1">
        <w:r w:rsidR="0081016E" w:rsidRPr="006300AF">
          <w:rPr>
            <w:rFonts w:ascii="Times New Roman" w:hAnsi="Times New Roman" w:cs="Times New Roman"/>
            <w:sz w:val="24"/>
            <w:lang w:val="en-GB"/>
          </w:rPr>
          <w:t>Carvalho et al., 2007</w:t>
        </w:r>
      </w:hyperlink>
      <w:r w:rsidR="00191FE6" w:rsidRPr="006300AF">
        <w:rPr>
          <w:rFonts w:ascii="Times New Roman" w:hAnsi="Times New Roman" w:cs="Times New Roman"/>
          <w:sz w:val="24"/>
          <w:lang w:val="en-GB"/>
        </w:rPr>
        <w:t xml:space="preserve">, </w:t>
      </w:r>
      <w:hyperlink w:anchor="_ENREF_22" w:tooltip="Suarez-Sipmann, 2007 #502" w:history="1">
        <w:r w:rsidR="0081016E" w:rsidRPr="006300AF">
          <w:rPr>
            <w:rFonts w:ascii="Times New Roman" w:hAnsi="Times New Roman" w:cs="Times New Roman"/>
            <w:sz w:val="24"/>
            <w:lang w:val="en-GB"/>
          </w:rPr>
          <w:t>Suarez-Sipmann et al., 2007</w:t>
        </w:r>
      </w:hyperlink>
      <w:r w:rsidR="00191FE6" w:rsidRPr="006300AF">
        <w:rPr>
          <w:rFonts w:ascii="Times New Roman" w:hAnsi="Times New Roman" w:cs="Times New Roman"/>
          <w:sz w:val="24"/>
          <w:lang w:val="en-GB"/>
        </w:rPr>
        <w:t xml:space="preserve">, </w:t>
      </w:r>
      <w:hyperlink w:anchor="_ENREF_17" w:tooltip="Lambermont, 2008 #639" w:history="1">
        <w:r w:rsidR="0081016E" w:rsidRPr="006300AF">
          <w:rPr>
            <w:rFonts w:ascii="Times New Roman" w:hAnsi="Times New Roman" w:cs="Times New Roman"/>
            <w:sz w:val="24"/>
            <w:lang w:val="en-GB"/>
          </w:rPr>
          <w:t>Lambermont et al., 2008</w:t>
        </w:r>
      </w:hyperlink>
      <w:r w:rsidR="00191FE6" w:rsidRPr="006300AF">
        <w:rPr>
          <w:rFonts w:ascii="Times New Roman" w:hAnsi="Times New Roman" w:cs="Times New Roman"/>
          <w:sz w:val="24"/>
          <w:lang w:val="en-GB"/>
        </w:rPr>
        <w:t xml:space="preserve">, </w:t>
      </w:r>
      <w:hyperlink w:anchor="_ENREF_8" w:tooltip="Chiew, 2011 #705" w:history="1">
        <w:r w:rsidR="0081016E" w:rsidRPr="006300AF">
          <w:rPr>
            <w:rFonts w:ascii="Times New Roman" w:hAnsi="Times New Roman" w:cs="Times New Roman"/>
            <w:sz w:val="24"/>
            <w:lang w:val="en-GB"/>
          </w:rPr>
          <w:t>Chiew et al., 2011</w:t>
        </w:r>
      </w:hyperlink>
      <w:r w:rsidR="00191FE6" w:rsidRPr="006300AF">
        <w:rPr>
          <w:rFonts w:ascii="Times New Roman" w:hAnsi="Times New Roman" w:cs="Times New Roman"/>
          <w:sz w:val="24"/>
          <w:lang w:val="en-GB"/>
        </w:rPr>
        <w:t xml:space="preserve">, </w:t>
      </w:r>
      <w:hyperlink w:anchor="_ENREF_7" w:tooltip="Chiew, 2015 #2611" w:history="1">
        <w:r w:rsidR="0081016E" w:rsidRPr="006300AF">
          <w:rPr>
            <w:rFonts w:ascii="Times New Roman" w:hAnsi="Times New Roman" w:cs="Times New Roman"/>
            <w:sz w:val="24"/>
            <w:lang w:val="en-GB"/>
          </w:rPr>
          <w:t>Chiew et al., 2015</w:t>
        </w:r>
      </w:hyperlink>
      <w:r w:rsidR="00191FE6" w:rsidRPr="006300AF">
        <w:rPr>
          <w:rFonts w:ascii="Times New Roman" w:hAnsi="Times New Roman" w:cs="Times New Roman"/>
          <w:sz w:val="24"/>
          <w:lang w:val="en-GB"/>
        </w:rPr>
        <w:t>)</w:t>
      </w:r>
      <w:r w:rsidR="00191FE6" w:rsidRPr="006300AF">
        <w:rPr>
          <w:rFonts w:ascii="Times New Roman" w:hAnsi="Times New Roman" w:cs="Times New Roman"/>
          <w:sz w:val="24"/>
          <w:lang w:val="en-GB"/>
        </w:rPr>
        <w:fldChar w:fldCharType="end"/>
      </w:r>
      <w:r w:rsidR="00191FE6" w:rsidRPr="006300AF">
        <w:rPr>
          <w:rFonts w:ascii="Times New Roman" w:hAnsi="Times New Roman" w:cs="Times New Roman"/>
          <w:sz w:val="24"/>
          <w:lang w:val="en-GB"/>
        </w:rPr>
        <w:t>.</w:t>
      </w:r>
    </w:p>
    <w:p w14:paraId="514EA730" w14:textId="77777777" w:rsidR="00767D3C" w:rsidRPr="006300AF" w:rsidRDefault="00767D3C" w:rsidP="00910B0F">
      <w:pPr>
        <w:pStyle w:val="ListParagraph"/>
        <w:numPr>
          <w:ilvl w:val="0"/>
          <w:numId w:val="26"/>
        </w:num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t xml:space="preserve">To select the MBV optimal PEEP, patients on MBV will undergo </w:t>
      </w:r>
      <w:r w:rsidR="00D9037A" w:rsidRPr="006300AF">
        <w:rPr>
          <w:rFonts w:ascii="Times New Roman" w:hAnsi="Times New Roman" w:cs="Times New Roman"/>
          <w:sz w:val="24"/>
          <w:lang w:val="en-GB"/>
        </w:rPr>
        <w:t xml:space="preserve">maximum </w:t>
      </w:r>
      <w:r w:rsidRPr="006300AF">
        <w:rPr>
          <w:rFonts w:ascii="Times New Roman" w:hAnsi="Times New Roman" w:cs="Times New Roman"/>
          <w:sz w:val="24"/>
          <w:lang w:val="en-GB"/>
        </w:rPr>
        <w:t>recruitment manoeuvre (RM) and PEEP Adjustment and Monitoring Procedure (PUMP).</w:t>
      </w:r>
    </w:p>
    <w:p w14:paraId="5170ABF0" w14:textId="77777777" w:rsidR="00993F68" w:rsidRPr="006300AF" w:rsidRDefault="00767D3C" w:rsidP="00910B0F">
      <w:pPr>
        <w:pStyle w:val="ListParagraph"/>
        <w:numPr>
          <w:ilvl w:val="0"/>
          <w:numId w:val="26"/>
        </w:num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t>Patients randomised for SPV will have mechanical ventilation PEEP selected based on the current existing standard of care as performed by the attending clinicians.</w:t>
      </w:r>
    </w:p>
    <w:p w14:paraId="6A80E54F" w14:textId="77777777" w:rsidR="007D1E0D" w:rsidRPr="006300AF" w:rsidRDefault="007D1E0D" w:rsidP="004049A3">
      <w:pPr>
        <w:spacing w:after="0" w:line="360" w:lineRule="auto"/>
        <w:jc w:val="both"/>
        <w:rPr>
          <w:rFonts w:ascii="Times New Roman" w:hAnsi="Times New Roman" w:cs="Times New Roman"/>
          <w:sz w:val="24"/>
          <w:szCs w:val="24"/>
          <w:lang w:val="en-GB"/>
        </w:rPr>
      </w:pPr>
    </w:p>
    <w:p w14:paraId="6DEA00B5" w14:textId="6C0D4B5A" w:rsidR="004F353D" w:rsidRPr="006300AF" w:rsidRDefault="00EC3B04"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4</w:t>
      </w:r>
      <w:r w:rsidR="00FF411E" w:rsidRPr="006300AF">
        <w:rPr>
          <w:rFonts w:ascii="Times New Roman" w:hAnsi="Times New Roman" w:cs="Times New Roman"/>
          <w:b/>
          <w:sz w:val="24"/>
          <w:szCs w:val="24"/>
          <w:lang w:val="en-GB"/>
        </w:rPr>
        <w:t>.1</w:t>
      </w:r>
      <w:r w:rsidR="00FF411E" w:rsidRPr="006300AF">
        <w:rPr>
          <w:rFonts w:ascii="Times New Roman" w:hAnsi="Times New Roman" w:cs="Times New Roman"/>
          <w:b/>
          <w:sz w:val="24"/>
          <w:szCs w:val="24"/>
          <w:lang w:val="en-GB"/>
        </w:rPr>
        <w:tab/>
      </w:r>
      <w:r w:rsidR="004F353D" w:rsidRPr="006300AF">
        <w:rPr>
          <w:rFonts w:ascii="Times New Roman" w:hAnsi="Times New Roman" w:cs="Times New Roman"/>
          <w:b/>
          <w:sz w:val="24"/>
          <w:szCs w:val="24"/>
          <w:lang w:val="en-GB"/>
        </w:rPr>
        <w:t>Block Randomisation</w:t>
      </w:r>
    </w:p>
    <w:p w14:paraId="6CB88763" w14:textId="05CE68AD" w:rsidR="00211DA4" w:rsidRPr="006300AF" w:rsidRDefault="00CD7E95" w:rsidP="004049A3">
      <w:pPr>
        <w:spacing w:after="0" w:line="360" w:lineRule="auto"/>
        <w:jc w:val="both"/>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 xml:space="preserve">In this study, block randomisation will be used. </w:t>
      </w:r>
      <w:r w:rsidR="009F1FD1" w:rsidRPr="006300AF">
        <w:rPr>
          <w:rFonts w:ascii="Times New Roman" w:hAnsi="Times New Roman" w:cs="Times New Roman"/>
          <w:sz w:val="24"/>
          <w:szCs w:val="24"/>
          <w:lang w:val="en-GB" w:eastAsia="zh-TW"/>
        </w:rPr>
        <w:t>The</w:t>
      </w:r>
      <w:r w:rsidRPr="006300AF">
        <w:rPr>
          <w:rFonts w:ascii="Times New Roman" w:hAnsi="Times New Roman" w:cs="Times New Roman"/>
          <w:sz w:val="24"/>
          <w:szCs w:val="24"/>
          <w:lang w:val="en-GB" w:eastAsia="zh-TW"/>
        </w:rPr>
        <w:t xml:space="preserve"> randomisation will be performed in blocks, where the block sizes are generated using a randomisation program</w:t>
      </w:r>
      <w:r w:rsidR="000B7F41" w:rsidRPr="006300AF">
        <w:rPr>
          <w:rFonts w:ascii="Times New Roman" w:hAnsi="Times New Roman" w:cs="Times New Roman"/>
          <w:sz w:val="24"/>
          <w:szCs w:val="24"/>
          <w:lang w:val="en-GB" w:eastAsia="zh-TW"/>
        </w:rPr>
        <w:t xml:space="preserve"> written in </w:t>
      </w:r>
      <w:r w:rsidR="00943C80">
        <w:rPr>
          <w:rFonts w:ascii="Times New Roman" w:hAnsi="Times New Roman" w:cs="Times New Roman"/>
          <w:sz w:val="24"/>
          <w:szCs w:val="24"/>
          <w:lang w:val="en-GB" w:eastAsia="zh-TW"/>
        </w:rPr>
        <w:t>JAVA</w:t>
      </w:r>
      <w:r w:rsidRPr="006300AF">
        <w:rPr>
          <w:rFonts w:ascii="Times New Roman" w:hAnsi="Times New Roman" w:cs="Times New Roman"/>
          <w:sz w:val="24"/>
          <w:szCs w:val="24"/>
          <w:lang w:val="en-GB" w:eastAsia="zh-TW"/>
        </w:rPr>
        <w:t>. The program will randomly assign patients into either a control group or intervention group through a random block size</w:t>
      </w:r>
      <w:r w:rsidR="000B7F41" w:rsidRPr="006300AF">
        <w:rPr>
          <w:rFonts w:ascii="Times New Roman" w:hAnsi="Times New Roman" w:cs="Times New Roman"/>
          <w:sz w:val="24"/>
          <w:szCs w:val="24"/>
          <w:lang w:val="en-GB" w:eastAsia="zh-TW"/>
        </w:rPr>
        <w:t xml:space="preserve"> (block size is either 4</w:t>
      </w:r>
      <w:r w:rsidR="0027131F">
        <w:rPr>
          <w:rFonts w:ascii="Times New Roman" w:hAnsi="Times New Roman" w:cs="Times New Roman"/>
          <w:sz w:val="24"/>
          <w:szCs w:val="24"/>
          <w:lang w:val="en-GB" w:eastAsia="zh-TW"/>
        </w:rPr>
        <w:t xml:space="preserve">, </w:t>
      </w:r>
      <w:r w:rsidR="000B7F41" w:rsidRPr="006300AF">
        <w:rPr>
          <w:rFonts w:ascii="Times New Roman" w:hAnsi="Times New Roman" w:cs="Times New Roman"/>
          <w:sz w:val="24"/>
          <w:szCs w:val="24"/>
          <w:lang w:val="en-GB" w:eastAsia="zh-TW"/>
        </w:rPr>
        <w:t>6</w:t>
      </w:r>
      <w:r w:rsidR="0027131F">
        <w:rPr>
          <w:rFonts w:ascii="Times New Roman" w:hAnsi="Times New Roman" w:cs="Times New Roman"/>
          <w:sz w:val="24"/>
          <w:szCs w:val="24"/>
          <w:lang w:val="en-GB" w:eastAsia="zh-TW"/>
        </w:rPr>
        <w:t>,</w:t>
      </w:r>
      <w:r w:rsidR="000B7F41" w:rsidRPr="006300AF">
        <w:rPr>
          <w:rFonts w:ascii="Times New Roman" w:hAnsi="Times New Roman" w:cs="Times New Roman"/>
          <w:sz w:val="24"/>
          <w:szCs w:val="24"/>
          <w:lang w:val="en-GB" w:eastAsia="zh-TW"/>
        </w:rPr>
        <w:t xml:space="preserve"> 8</w:t>
      </w:r>
      <w:r w:rsidR="0027131F">
        <w:rPr>
          <w:rFonts w:ascii="Times New Roman" w:hAnsi="Times New Roman" w:cs="Times New Roman"/>
          <w:sz w:val="24"/>
          <w:szCs w:val="24"/>
          <w:lang w:val="en-GB" w:eastAsia="zh-TW"/>
        </w:rPr>
        <w:t>,</w:t>
      </w:r>
      <w:r w:rsidR="000B7F41" w:rsidRPr="006300AF">
        <w:rPr>
          <w:rFonts w:ascii="Times New Roman" w:hAnsi="Times New Roman" w:cs="Times New Roman"/>
          <w:sz w:val="24"/>
          <w:szCs w:val="24"/>
          <w:lang w:val="en-GB" w:eastAsia="zh-TW"/>
        </w:rPr>
        <w:t xml:space="preserve"> 10 patients)</w:t>
      </w:r>
      <w:r w:rsidR="000A7D64" w:rsidRPr="006300AF">
        <w:rPr>
          <w:rFonts w:ascii="Times New Roman" w:hAnsi="Times New Roman" w:cs="Times New Roman"/>
          <w:sz w:val="24"/>
          <w:szCs w:val="24"/>
          <w:lang w:val="en-GB" w:eastAsia="zh-TW"/>
        </w:rPr>
        <w:t>.</w:t>
      </w:r>
      <w:r w:rsidR="00C951A2" w:rsidRPr="006300AF">
        <w:rPr>
          <w:rFonts w:ascii="Times New Roman" w:hAnsi="Times New Roman" w:cs="Times New Roman"/>
          <w:sz w:val="24"/>
          <w:szCs w:val="24"/>
          <w:lang w:val="en-GB" w:eastAsia="zh-TW"/>
        </w:rPr>
        <w:t xml:space="preserve"> </w:t>
      </w:r>
    </w:p>
    <w:p w14:paraId="68E0B3B7" w14:textId="77777777" w:rsidR="00AB042E" w:rsidRPr="006300AF" w:rsidRDefault="00AB042E" w:rsidP="004049A3">
      <w:pPr>
        <w:spacing w:after="0" w:line="360" w:lineRule="auto"/>
        <w:jc w:val="both"/>
        <w:rPr>
          <w:rFonts w:ascii="Times New Roman" w:hAnsi="Times New Roman" w:cs="Times New Roman"/>
          <w:sz w:val="24"/>
          <w:szCs w:val="24"/>
          <w:lang w:val="en-GB" w:eastAsia="zh-TW"/>
        </w:rPr>
      </w:pPr>
    </w:p>
    <w:p w14:paraId="0F5B6167" w14:textId="77777777" w:rsidR="009B73C6" w:rsidRPr="006300AF" w:rsidRDefault="00EC3B04"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4</w:t>
      </w:r>
      <w:r w:rsidR="00FF411E" w:rsidRPr="006300AF">
        <w:rPr>
          <w:rFonts w:ascii="Times New Roman" w:hAnsi="Times New Roman" w:cs="Times New Roman"/>
          <w:b/>
          <w:sz w:val="24"/>
          <w:szCs w:val="24"/>
          <w:lang w:val="en-GB"/>
        </w:rPr>
        <w:t>.2</w:t>
      </w:r>
      <w:r w:rsidR="00FF411E" w:rsidRPr="006300AF">
        <w:rPr>
          <w:rFonts w:ascii="Times New Roman" w:hAnsi="Times New Roman" w:cs="Times New Roman"/>
          <w:b/>
          <w:sz w:val="24"/>
          <w:szCs w:val="24"/>
          <w:lang w:val="en-GB"/>
        </w:rPr>
        <w:tab/>
      </w:r>
      <w:r w:rsidR="009B73C6" w:rsidRPr="006300AF">
        <w:rPr>
          <w:rFonts w:ascii="Times New Roman" w:hAnsi="Times New Roman" w:cs="Times New Roman"/>
          <w:b/>
          <w:sz w:val="24"/>
          <w:szCs w:val="24"/>
          <w:lang w:val="en-GB"/>
        </w:rPr>
        <w:t>Ethics and Dissemination</w:t>
      </w:r>
    </w:p>
    <w:p w14:paraId="3FB471CD" w14:textId="5BAB9C19" w:rsidR="001E0EBC" w:rsidRPr="006300AF" w:rsidRDefault="009B73C6" w:rsidP="004049A3">
      <w:pPr>
        <w:spacing w:after="0" w:line="360" w:lineRule="auto"/>
        <w:jc w:val="both"/>
        <w:rPr>
          <w:rFonts w:ascii="Times New Roman" w:hAnsi="Times New Roman" w:cs="Times New Roman"/>
          <w:sz w:val="24"/>
          <w:lang w:val="en-GB" w:eastAsia="zh-TW"/>
        </w:rPr>
      </w:pPr>
      <w:r w:rsidRPr="006300AF">
        <w:rPr>
          <w:rFonts w:ascii="Times New Roman" w:hAnsi="Times New Roman" w:cs="Times New Roman"/>
          <w:sz w:val="24"/>
          <w:szCs w:val="24"/>
          <w:lang w:val="en-GB"/>
        </w:rPr>
        <w:t xml:space="preserve">Ethics </w:t>
      </w:r>
      <w:r w:rsidR="00504EF7">
        <w:rPr>
          <w:rFonts w:ascii="Times New Roman" w:hAnsi="Times New Roman" w:cs="Times New Roman"/>
          <w:sz w:val="24"/>
          <w:szCs w:val="24"/>
          <w:lang w:val="en-GB"/>
        </w:rPr>
        <w:t>a</w:t>
      </w:r>
      <w:r w:rsidRPr="006300AF">
        <w:rPr>
          <w:rFonts w:ascii="Times New Roman" w:hAnsi="Times New Roman" w:cs="Times New Roman"/>
          <w:sz w:val="24"/>
          <w:szCs w:val="24"/>
          <w:lang w:val="en-GB"/>
        </w:rPr>
        <w:t xml:space="preserve">pproval has been filed with the </w:t>
      </w:r>
      <w:r w:rsidR="000D6DAA" w:rsidRPr="006300AF">
        <w:rPr>
          <w:rFonts w:ascii="Times New Roman" w:hAnsi="Times New Roman" w:cs="Times New Roman"/>
          <w:sz w:val="24"/>
          <w:szCs w:val="24"/>
          <w:lang w:val="en-GB"/>
        </w:rPr>
        <w:t xml:space="preserve">Southern New Zealand </w:t>
      </w:r>
      <w:r w:rsidRPr="006300AF">
        <w:rPr>
          <w:rFonts w:ascii="Times New Roman" w:hAnsi="Times New Roman" w:cs="Times New Roman"/>
          <w:sz w:val="24"/>
          <w:szCs w:val="24"/>
          <w:lang w:val="en-GB"/>
        </w:rPr>
        <w:t>Health and Disab</w:t>
      </w:r>
      <w:r w:rsidR="000A7D64" w:rsidRPr="006300AF">
        <w:rPr>
          <w:rFonts w:ascii="Times New Roman" w:hAnsi="Times New Roman" w:cs="Times New Roman"/>
          <w:sz w:val="24"/>
          <w:szCs w:val="24"/>
          <w:lang w:val="en-GB"/>
        </w:rPr>
        <w:t xml:space="preserve">ility Ethics Committee (HDEC). </w:t>
      </w:r>
      <w:r w:rsidRPr="006300AF">
        <w:rPr>
          <w:rFonts w:ascii="Times New Roman" w:hAnsi="Times New Roman" w:cs="Times New Roman"/>
          <w:sz w:val="24"/>
          <w:szCs w:val="24"/>
          <w:lang w:val="en-GB"/>
        </w:rPr>
        <w:t xml:space="preserve">The CURE </w:t>
      </w:r>
      <w:r w:rsidR="000D6DAA" w:rsidRPr="006300AF">
        <w:rPr>
          <w:rFonts w:ascii="Times New Roman" w:hAnsi="Times New Roman" w:cs="Times New Roman"/>
          <w:sz w:val="24"/>
          <w:szCs w:val="24"/>
          <w:lang w:val="en-GB"/>
        </w:rPr>
        <w:t xml:space="preserve">RCT </w:t>
      </w:r>
      <w:r w:rsidRPr="006300AF">
        <w:rPr>
          <w:rFonts w:ascii="Times New Roman" w:hAnsi="Times New Roman" w:cs="Times New Roman"/>
          <w:sz w:val="24"/>
          <w:szCs w:val="24"/>
          <w:lang w:val="en-GB"/>
        </w:rPr>
        <w:t>trial clinical protocol and data usage has been granted</w:t>
      </w:r>
      <w:r w:rsidR="001E0EBC" w:rsidRPr="006300AF">
        <w:rPr>
          <w:rFonts w:ascii="Times New Roman" w:hAnsi="Times New Roman" w:cs="Times New Roman"/>
          <w:sz w:val="24"/>
          <w:lang w:val="en-GB" w:eastAsia="zh-TW"/>
        </w:rPr>
        <w:t xml:space="preserve"> (Reference number: </w:t>
      </w:r>
      <w:r w:rsidR="00CD7E95" w:rsidRPr="006300AF">
        <w:rPr>
          <w:rFonts w:ascii="Times New Roman" w:hAnsi="Times New Roman" w:cs="Times New Roman"/>
          <w:sz w:val="24"/>
          <w:lang w:val="en-GB" w:eastAsia="zh-TW"/>
        </w:rPr>
        <w:t>14STH132</w:t>
      </w:r>
      <w:r w:rsidR="001E0EBC" w:rsidRPr="006300AF">
        <w:rPr>
          <w:rFonts w:ascii="Times New Roman" w:hAnsi="Times New Roman" w:cs="Times New Roman"/>
          <w:sz w:val="24"/>
          <w:lang w:val="en-GB" w:eastAsia="zh-TW"/>
        </w:rPr>
        <w:t>). The CURE pilot trial is also registered in the Australian New Zealand Clinical Trial Registry (</w:t>
      </w:r>
      <w:r w:rsidR="004920EC" w:rsidRPr="006300AF">
        <w:rPr>
          <w:rFonts w:ascii="Times New Roman" w:hAnsi="Times New Roman" w:cs="Times New Roman"/>
          <w:sz w:val="24"/>
          <w:lang w:val="en-GB" w:eastAsia="zh-TW"/>
        </w:rPr>
        <w:t>ACTRN12614001069640</w:t>
      </w:r>
      <w:r w:rsidR="001E0EBC" w:rsidRPr="006300AF">
        <w:rPr>
          <w:rFonts w:ascii="Times New Roman" w:hAnsi="Times New Roman" w:cs="Times New Roman"/>
          <w:sz w:val="24"/>
          <w:lang w:val="en-GB" w:eastAsia="zh-TW"/>
        </w:rPr>
        <w:t>).</w:t>
      </w:r>
      <w:r w:rsidR="004920EC" w:rsidRPr="006300AF">
        <w:rPr>
          <w:rFonts w:ascii="Times New Roman" w:hAnsi="Times New Roman" w:cs="Times New Roman"/>
          <w:sz w:val="24"/>
          <w:lang w:val="en-GB" w:eastAsia="zh-TW"/>
        </w:rPr>
        <w:t xml:space="preserve"> </w:t>
      </w:r>
    </w:p>
    <w:p w14:paraId="087EA6F5" w14:textId="77777777" w:rsidR="000A7D64" w:rsidRPr="006300AF" w:rsidRDefault="000A7D64" w:rsidP="004049A3">
      <w:pPr>
        <w:spacing w:after="0" w:line="360" w:lineRule="auto"/>
        <w:jc w:val="both"/>
        <w:rPr>
          <w:rFonts w:ascii="Times New Roman" w:hAnsi="Times New Roman" w:cs="Times New Roman"/>
          <w:sz w:val="24"/>
          <w:szCs w:val="24"/>
          <w:lang w:val="en-GB" w:eastAsia="zh-TW"/>
        </w:rPr>
      </w:pPr>
    </w:p>
    <w:p w14:paraId="7DD7C48A" w14:textId="77777777" w:rsidR="009B73C6" w:rsidRPr="006300AF" w:rsidRDefault="00EC3B04"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4</w:t>
      </w:r>
      <w:r w:rsidR="00FF411E" w:rsidRPr="006300AF">
        <w:rPr>
          <w:rFonts w:ascii="Times New Roman" w:hAnsi="Times New Roman" w:cs="Times New Roman"/>
          <w:b/>
          <w:sz w:val="24"/>
          <w:szCs w:val="24"/>
          <w:lang w:val="en-GB"/>
        </w:rPr>
        <w:t>.3</w:t>
      </w:r>
      <w:r w:rsidR="00FF411E" w:rsidRPr="006300AF">
        <w:rPr>
          <w:rFonts w:ascii="Times New Roman" w:hAnsi="Times New Roman" w:cs="Times New Roman"/>
          <w:b/>
          <w:sz w:val="24"/>
          <w:szCs w:val="24"/>
          <w:lang w:val="en-GB"/>
        </w:rPr>
        <w:tab/>
      </w:r>
      <w:r w:rsidR="009B73C6" w:rsidRPr="006300AF">
        <w:rPr>
          <w:rFonts w:ascii="Times New Roman" w:hAnsi="Times New Roman" w:cs="Times New Roman"/>
          <w:b/>
          <w:sz w:val="24"/>
          <w:szCs w:val="24"/>
          <w:lang w:val="en-GB"/>
        </w:rPr>
        <w:t xml:space="preserve">Informed </w:t>
      </w:r>
      <w:r w:rsidR="005A1BA3" w:rsidRPr="006300AF">
        <w:rPr>
          <w:rFonts w:ascii="Times New Roman" w:hAnsi="Times New Roman" w:cs="Times New Roman"/>
          <w:b/>
          <w:sz w:val="24"/>
          <w:szCs w:val="24"/>
          <w:lang w:val="en-GB"/>
        </w:rPr>
        <w:t xml:space="preserve">and Delay </w:t>
      </w:r>
      <w:r w:rsidR="009B73C6" w:rsidRPr="006300AF">
        <w:rPr>
          <w:rFonts w:ascii="Times New Roman" w:hAnsi="Times New Roman" w:cs="Times New Roman"/>
          <w:b/>
          <w:sz w:val="24"/>
          <w:szCs w:val="24"/>
          <w:lang w:val="en-GB"/>
        </w:rPr>
        <w:t>Consent</w:t>
      </w:r>
    </w:p>
    <w:p w14:paraId="599BE388" w14:textId="77777777" w:rsidR="002402D8" w:rsidRPr="006300AF" w:rsidRDefault="002402D8"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Standard ventilation practice includes manoeuvres to increase lung recruitment. However, these clinical practices are widely variable and ad-hoc. The recruitment techniques to improve </w:t>
      </w:r>
      <w:r w:rsidRPr="006300AF">
        <w:rPr>
          <w:rFonts w:ascii="Times New Roman" w:hAnsi="Times New Roman" w:cs="Times New Roman"/>
          <w:sz w:val="24"/>
          <w:szCs w:val="24"/>
          <w:lang w:val="en-GB"/>
        </w:rPr>
        <w:lastRenderedPageBreak/>
        <w:t>oxygenation and mechanics of ventilation in this proposed study are within the scope of standard ICU clinical practice.  The protocols used in this study will standardise these existing interventions to recruit lung volume and titrate PEEP.</w:t>
      </w:r>
    </w:p>
    <w:p w14:paraId="4C74CCEB" w14:textId="77777777" w:rsidR="002402D8" w:rsidRPr="006300AF" w:rsidRDefault="002402D8" w:rsidP="004049A3">
      <w:pPr>
        <w:spacing w:after="0" w:line="360" w:lineRule="auto"/>
        <w:jc w:val="both"/>
        <w:rPr>
          <w:rFonts w:ascii="Times New Roman" w:hAnsi="Times New Roman" w:cs="Times New Roman"/>
          <w:sz w:val="24"/>
          <w:szCs w:val="24"/>
          <w:lang w:val="en-GB"/>
        </w:rPr>
      </w:pPr>
    </w:p>
    <w:p w14:paraId="37E63E85" w14:textId="3311D272" w:rsidR="002402D8" w:rsidRPr="006300AF" w:rsidRDefault="002402D8"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Study participants will be unable to consent to participation in this study prior to enrolment as they will be sedated and mechanically ventilated. It is also equally important that patients be commenced in one or the other arm of the RCT at the beginning of MV to ensure a fair comparison and the integrity of the results. We propose to use a delayed consent process which will randomly assign patients to either the intervention or control groups. Retrospective opinions from family members as to whether they believe the patient would wish to participate in the study will be sought as soon as practicable after the start of mechanical ventilati</w:t>
      </w:r>
      <w:r w:rsidR="009836BB">
        <w:rPr>
          <w:rFonts w:ascii="Times New Roman" w:hAnsi="Times New Roman" w:cs="Times New Roman"/>
          <w:sz w:val="24"/>
          <w:szCs w:val="24"/>
          <w:lang w:val="en-GB"/>
        </w:rPr>
        <w:t>on. In our pilot study (Ethics r</w:t>
      </w:r>
      <w:r w:rsidRPr="006300AF">
        <w:rPr>
          <w:rFonts w:ascii="Times New Roman" w:hAnsi="Times New Roman" w:cs="Times New Roman"/>
          <w:sz w:val="24"/>
          <w:szCs w:val="24"/>
          <w:lang w:val="en-GB"/>
        </w:rPr>
        <w:t>eference</w:t>
      </w:r>
      <w:r w:rsidR="009836BB">
        <w:rPr>
          <w:rFonts w:ascii="Times New Roman" w:hAnsi="Times New Roman" w:cs="Times New Roman"/>
          <w:sz w:val="24"/>
          <w:szCs w:val="24"/>
          <w:lang w:val="en-GB"/>
        </w:rPr>
        <w:t>:</w:t>
      </w:r>
      <w:r w:rsidRPr="006300AF">
        <w:rPr>
          <w:rFonts w:ascii="Times New Roman" w:hAnsi="Times New Roman" w:cs="Times New Roman"/>
          <w:sz w:val="24"/>
          <w:szCs w:val="24"/>
          <w:lang w:val="en-GB"/>
        </w:rPr>
        <w:t xml:space="preserve"> 13/STH/84) it has often not been possible to speak with family members within 48 hours of the start of mechanical ventilation. By this time, it may be too late to see any benefit in optimising lung mechanics over a patient’s stay. We believe the most critical time to maximise lung recruitment is in the first 3-6 hours of the mechanical ventilation, and equally, over the first 1-2 days of MV may also be critical.</w:t>
      </w:r>
    </w:p>
    <w:p w14:paraId="16F9446B" w14:textId="77777777" w:rsidR="002402D8" w:rsidRPr="006300AF" w:rsidRDefault="002402D8" w:rsidP="004049A3">
      <w:pPr>
        <w:spacing w:after="0" w:line="360" w:lineRule="auto"/>
        <w:jc w:val="both"/>
        <w:rPr>
          <w:rFonts w:ascii="Times New Roman" w:hAnsi="Times New Roman" w:cs="Times New Roman"/>
          <w:sz w:val="24"/>
          <w:szCs w:val="24"/>
          <w:lang w:val="en-GB"/>
        </w:rPr>
      </w:pPr>
    </w:p>
    <w:p w14:paraId="73C27703" w14:textId="77777777" w:rsidR="002402D8" w:rsidRPr="006300AF" w:rsidRDefault="002402D8"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This approach has been utilised in several previous, large (RCT) ICU studies such as the NICE study (AKY/04/09/237) the RENAL study (MEC05/10/131) and the </w:t>
      </w:r>
      <w:r w:rsidR="00C26DB3" w:rsidRPr="006300AF">
        <w:rPr>
          <w:rFonts w:ascii="Times New Roman" w:hAnsi="Times New Roman" w:cs="Times New Roman"/>
          <w:sz w:val="24"/>
          <w:szCs w:val="24"/>
          <w:lang w:val="en-GB"/>
        </w:rPr>
        <w:t>CHEST study (MEC09/07/080). We</w:t>
      </w:r>
      <w:r w:rsidRPr="006300AF">
        <w:rPr>
          <w:rFonts w:ascii="Times New Roman" w:hAnsi="Times New Roman" w:cs="Times New Roman"/>
          <w:sz w:val="24"/>
          <w:szCs w:val="24"/>
          <w:lang w:val="en-GB"/>
        </w:rPr>
        <w:t xml:space="preserve"> discuss the study with family/whanau and provide them with an information sheet and opportunities to answer any questions about the study. An opinion from the family/whanau will be sought as to whether they believe their relative/friend/whanau would agree to participation. If the family/whanau agrees to their relative/friend/whanau participating in the study, they will be asked to sign a statement. </w:t>
      </w:r>
    </w:p>
    <w:p w14:paraId="065CAC7F" w14:textId="77777777" w:rsidR="002402D8" w:rsidRPr="006300AF" w:rsidRDefault="002402D8" w:rsidP="004049A3">
      <w:pPr>
        <w:spacing w:after="0" w:line="360" w:lineRule="auto"/>
        <w:jc w:val="both"/>
        <w:rPr>
          <w:rFonts w:ascii="Times New Roman" w:hAnsi="Times New Roman" w:cs="Times New Roman"/>
          <w:sz w:val="24"/>
          <w:szCs w:val="24"/>
          <w:lang w:val="en-GB"/>
        </w:rPr>
      </w:pPr>
    </w:p>
    <w:p w14:paraId="2C524819" w14:textId="77777777" w:rsidR="002402D8" w:rsidRPr="006300AF" w:rsidRDefault="002402D8"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In cases where the family/whanau cannot attend the hospital to sign the statement, their opinion will be obtained by telephone in the first instance. Information about the study will either be made available by emailing them the information sheet and contacting them later by telephone, or the information sheet will be read to them over the telephone. The telephone conversation(s) and their opinions will be documented in the patient’s medical record. As soon as the family/whanau is able to attend the hospital, they will be asked to sign the statement. If the family are not able to sign a statement during the patient’s time in the ICU, we would give </w:t>
      </w:r>
      <w:r w:rsidRPr="006300AF">
        <w:rPr>
          <w:rFonts w:ascii="Times New Roman" w:hAnsi="Times New Roman" w:cs="Times New Roman"/>
          <w:sz w:val="24"/>
          <w:szCs w:val="24"/>
          <w:lang w:val="en-GB"/>
        </w:rPr>
        <w:lastRenderedPageBreak/>
        <w:t>them the option of printing out the statement, signing it, and mailing/emailing/faxing it back to us.</w:t>
      </w:r>
    </w:p>
    <w:p w14:paraId="6BA4B741" w14:textId="77777777" w:rsidR="002402D8" w:rsidRPr="006300AF" w:rsidRDefault="002402D8" w:rsidP="004049A3">
      <w:pPr>
        <w:spacing w:after="0" w:line="360" w:lineRule="auto"/>
        <w:jc w:val="both"/>
        <w:rPr>
          <w:rFonts w:ascii="Times New Roman" w:hAnsi="Times New Roman" w:cs="Times New Roman"/>
          <w:sz w:val="24"/>
          <w:szCs w:val="24"/>
          <w:lang w:val="en-GB"/>
        </w:rPr>
      </w:pPr>
    </w:p>
    <w:p w14:paraId="29172017" w14:textId="77777777" w:rsidR="002402D8" w:rsidRPr="006300AF" w:rsidRDefault="002402D8"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If the family/whanau do not support for their relative/ friend’s continued participation, the relative/friend will cease participation in the study. However, researchers will seek agreement from family/whanau to use information related to mechanical ventilation collected up until that point. If the family/whanau does not agree to this request, all information obtained for the study will be destroyed. </w:t>
      </w:r>
    </w:p>
    <w:p w14:paraId="7736E659" w14:textId="77777777" w:rsidR="002402D8" w:rsidRPr="006300AF" w:rsidRDefault="002402D8" w:rsidP="004049A3">
      <w:pPr>
        <w:spacing w:after="0" w:line="360" w:lineRule="auto"/>
        <w:jc w:val="both"/>
        <w:rPr>
          <w:rFonts w:ascii="Times New Roman" w:hAnsi="Times New Roman" w:cs="Times New Roman"/>
          <w:sz w:val="24"/>
          <w:szCs w:val="24"/>
          <w:lang w:val="en-GB"/>
        </w:rPr>
      </w:pPr>
    </w:p>
    <w:p w14:paraId="551FE188" w14:textId="4F0E3AA6" w:rsidR="00D713DB" w:rsidRPr="006300AF" w:rsidRDefault="002402D8" w:rsidP="00D713DB">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The researchers will seek permission form patients who have recovered sufficiently to provide to (</w:t>
      </w:r>
      <w:proofErr w:type="spellStart"/>
      <w:r w:rsidRPr="006300AF">
        <w:rPr>
          <w:rFonts w:ascii="Times New Roman" w:hAnsi="Times New Roman" w:cs="Times New Roman"/>
          <w:sz w:val="24"/>
          <w:szCs w:val="24"/>
          <w:lang w:val="en-GB"/>
        </w:rPr>
        <w:t>i</w:t>
      </w:r>
      <w:proofErr w:type="spellEnd"/>
      <w:r w:rsidRPr="006300AF">
        <w:rPr>
          <w:rFonts w:ascii="Times New Roman" w:hAnsi="Times New Roman" w:cs="Times New Roman"/>
          <w:sz w:val="24"/>
          <w:szCs w:val="24"/>
          <w:lang w:val="en-GB"/>
        </w:rPr>
        <w:t>) continue in the study, or (ii) use data already collected. Patients who do not provide permission will be withdrawn from the study and all data collected will be destroyed.</w:t>
      </w:r>
      <w:r w:rsidR="00CB0C77" w:rsidRPr="006300AF">
        <w:rPr>
          <w:rFonts w:ascii="Times New Roman" w:hAnsi="Times New Roman" w:cs="Times New Roman"/>
          <w:sz w:val="24"/>
          <w:szCs w:val="24"/>
          <w:lang w:val="en-GB"/>
        </w:rPr>
        <w:t xml:space="preserve"> </w:t>
      </w:r>
      <w:r w:rsidR="00D713DB" w:rsidRPr="006300AF">
        <w:rPr>
          <w:rFonts w:ascii="Times New Roman" w:hAnsi="Times New Roman" w:cs="Times New Roman"/>
          <w:sz w:val="24"/>
          <w:szCs w:val="24"/>
          <w:lang w:val="en-GB"/>
        </w:rPr>
        <w:t>The corresponding project notice, locality authorisation, Maori consultation and ethics approval letters are attached as Appendi</w:t>
      </w:r>
      <w:r w:rsidR="00BA0818" w:rsidRPr="006300AF">
        <w:rPr>
          <w:rFonts w:ascii="Times New Roman" w:hAnsi="Times New Roman" w:cs="Times New Roman"/>
          <w:sz w:val="24"/>
          <w:szCs w:val="24"/>
          <w:lang w:val="en-GB"/>
        </w:rPr>
        <w:t>ces.</w:t>
      </w:r>
    </w:p>
    <w:p w14:paraId="5771A2BC" w14:textId="33B3F9F8" w:rsidR="00211DA4" w:rsidRPr="006300AF" w:rsidRDefault="00D713DB" w:rsidP="00BA0818">
      <w:pPr>
        <w:spacing w:after="0" w:line="360" w:lineRule="auto"/>
        <w:ind w:firstLine="720"/>
        <w:jc w:val="both"/>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Appendix B: Project notice</w:t>
      </w:r>
    </w:p>
    <w:p w14:paraId="2848BA78" w14:textId="33444601" w:rsidR="00D713DB" w:rsidRPr="006300AF" w:rsidRDefault="00D713DB" w:rsidP="00BA0818">
      <w:pPr>
        <w:spacing w:after="0" w:line="360" w:lineRule="auto"/>
        <w:ind w:firstLine="720"/>
        <w:jc w:val="both"/>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 xml:space="preserve">Appendix C: Ethics approval </w:t>
      </w:r>
    </w:p>
    <w:p w14:paraId="5CB274CB" w14:textId="3FA64C19" w:rsidR="00D713DB" w:rsidRPr="006300AF" w:rsidRDefault="00D713DB" w:rsidP="00BA0818">
      <w:pPr>
        <w:spacing w:after="0" w:line="360" w:lineRule="auto"/>
        <w:ind w:firstLine="720"/>
        <w:jc w:val="both"/>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 xml:space="preserve">Appendix D: Locality HDEC authorisation report </w:t>
      </w:r>
    </w:p>
    <w:p w14:paraId="61D40408" w14:textId="3D2B1628" w:rsidR="00D713DB" w:rsidRPr="006300AF" w:rsidRDefault="00D713DB" w:rsidP="00BA0818">
      <w:pPr>
        <w:spacing w:after="0" w:line="360" w:lineRule="auto"/>
        <w:ind w:firstLine="720"/>
        <w:jc w:val="both"/>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Appendix E: Maori Consultation</w:t>
      </w:r>
    </w:p>
    <w:p w14:paraId="23C72E96" w14:textId="77777777" w:rsidR="00CB0C77" w:rsidRPr="006300AF" w:rsidRDefault="00CB0C77" w:rsidP="004049A3">
      <w:pPr>
        <w:spacing w:after="0" w:line="360" w:lineRule="auto"/>
        <w:jc w:val="both"/>
        <w:rPr>
          <w:rFonts w:ascii="Times New Roman" w:hAnsi="Times New Roman" w:cs="Times New Roman"/>
          <w:sz w:val="24"/>
          <w:szCs w:val="24"/>
          <w:lang w:val="en-GB" w:eastAsia="zh-TW"/>
        </w:rPr>
      </w:pPr>
    </w:p>
    <w:p w14:paraId="1D82D505" w14:textId="77777777" w:rsidR="00D713DB" w:rsidRPr="006300AF" w:rsidRDefault="00D713DB" w:rsidP="00D35A17">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The patient, relative, friend, family/whanau information sheets and the corresponding consent forms are included in as Appendices. </w:t>
      </w:r>
    </w:p>
    <w:p w14:paraId="7F040190" w14:textId="6FECD7D4" w:rsidR="00D35A17" w:rsidRPr="006300AF" w:rsidRDefault="00BA0818" w:rsidP="00D35A17">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ab/>
      </w:r>
      <w:r w:rsidR="00D35A17" w:rsidRPr="006300AF">
        <w:rPr>
          <w:rFonts w:ascii="Times New Roman" w:hAnsi="Times New Roman" w:cs="Times New Roman"/>
          <w:sz w:val="24"/>
          <w:szCs w:val="24"/>
          <w:lang w:val="en-GB"/>
        </w:rPr>
        <w:t>Appendix F: Relative, friend, family/whanau information sheet</w:t>
      </w:r>
    </w:p>
    <w:p w14:paraId="5B9D464C" w14:textId="77777777" w:rsidR="00D35A17" w:rsidRPr="006300AF" w:rsidRDefault="00D35A17" w:rsidP="00BA0818">
      <w:pPr>
        <w:spacing w:after="0"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Appendix G: Patient information sheet</w:t>
      </w:r>
    </w:p>
    <w:p w14:paraId="0747DE2B" w14:textId="45F4F9C0" w:rsidR="00D35A17" w:rsidRPr="006300AF" w:rsidRDefault="00D35A17" w:rsidP="00BA0818">
      <w:pPr>
        <w:spacing w:after="0"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Appendix </w:t>
      </w:r>
      <w:r w:rsidR="00CB0C77" w:rsidRPr="006300AF">
        <w:rPr>
          <w:rFonts w:ascii="Times New Roman" w:hAnsi="Times New Roman" w:cs="Times New Roman"/>
          <w:sz w:val="24"/>
          <w:szCs w:val="24"/>
          <w:lang w:val="en-GB"/>
        </w:rPr>
        <w:t>H</w:t>
      </w:r>
      <w:r w:rsidRPr="006300AF">
        <w:rPr>
          <w:rFonts w:ascii="Times New Roman" w:hAnsi="Times New Roman" w:cs="Times New Roman"/>
          <w:sz w:val="24"/>
          <w:szCs w:val="24"/>
          <w:lang w:val="en-GB"/>
        </w:rPr>
        <w:t>: Relative and Patient consent form (Clinical trial and data usage)</w:t>
      </w:r>
    </w:p>
    <w:p w14:paraId="5B2109D3" w14:textId="6C20E4F0" w:rsidR="00D713DB" w:rsidRPr="006300AF" w:rsidRDefault="00D35A17" w:rsidP="00BA0818">
      <w:pPr>
        <w:spacing w:after="0"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Appendix </w:t>
      </w:r>
      <w:r w:rsidR="00CB0C77" w:rsidRPr="006300AF">
        <w:rPr>
          <w:rFonts w:ascii="Times New Roman" w:hAnsi="Times New Roman" w:cs="Times New Roman"/>
          <w:sz w:val="24"/>
          <w:szCs w:val="24"/>
          <w:lang w:val="en-GB"/>
        </w:rPr>
        <w:t>I</w:t>
      </w:r>
      <w:r w:rsidRPr="006300AF">
        <w:rPr>
          <w:rFonts w:ascii="Times New Roman" w:hAnsi="Times New Roman" w:cs="Times New Roman"/>
          <w:sz w:val="24"/>
          <w:szCs w:val="24"/>
          <w:lang w:val="en-GB"/>
        </w:rPr>
        <w:t>: Follow up letter for consent (In case of no consenting in the Hospital)</w:t>
      </w:r>
    </w:p>
    <w:p w14:paraId="5510BD3F" w14:textId="77777777" w:rsidR="000955BB" w:rsidRPr="006300AF" w:rsidRDefault="000955BB" w:rsidP="00BA0818">
      <w:pPr>
        <w:spacing w:after="0" w:line="360" w:lineRule="auto"/>
        <w:ind w:firstLine="720"/>
        <w:jc w:val="both"/>
        <w:rPr>
          <w:rFonts w:ascii="Times New Roman" w:hAnsi="Times New Roman" w:cs="Times New Roman"/>
          <w:sz w:val="24"/>
          <w:szCs w:val="24"/>
          <w:lang w:val="en-GB"/>
        </w:rPr>
      </w:pPr>
    </w:p>
    <w:p w14:paraId="7E38F5F8" w14:textId="77777777" w:rsidR="000955BB" w:rsidRPr="006300AF" w:rsidRDefault="000955BB" w:rsidP="00BA0818">
      <w:pPr>
        <w:spacing w:after="0" w:line="360" w:lineRule="auto"/>
        <w:ind w:firstLine="720"/>
        <w:jc w:val="both"/>
        <w:rPr>
          <w:rFonts w:ascii="Times New Roman" w:hAnsi="Times New Roman" w:cs="Times New Roman"/>
          <w:sz w:val="24"/>
          <w:szCs w:val="24"/>
          <w:lang w:val="en-GB"/>
        </w:rPr>
      </w:pPr>
    </w:p>
    <w:p w14:paraId="6A41345C" w14:textId="77777777" w:rsidR="000955BB" w:rsidRPr="006300AF" w:rsidRDefault="000955BB" w:rsidP="00BA0818">
      <w:pPr>
        <w:spacing w:after="0" w:line="360" w:lineRule="auto"/>
        <w:ind w:firstLine="720"/>
        <w:jc w:val="both"/>
        <w:rPr>
          <w:rFonts w:ascii="Times New Roman" w:hAnsi="Times New Roman" w:cs="Times New Roman"/>
          <w:sz w:val="24"/>
          <w:szCs w:val="24"/>
          <w:lang w:val="en-GB"/>
        </w:rPr>
      </w:pPr>
    </w:p>
    <w:p w14:paraId="3D7CF498" w14:textId="77777777" w:rsidR="00C3517D" w:rsidRPr="006300AF" w:rsidRDefault="00EC3B04"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4</w:t>
      </w:r>
      <w:r w:rsidR="00FF411E" w:rsidRPr="006300AF">
        <w:rPr>
          <w:rFonts w:ascii="Times New Roman" w:hAnsi="Times New Roman" w:cs="Times New Roman"/>
          <w:b/>
          <w:sz w:val="24"/>
          <w:szCs w:val="24"/>
          <w:lang w:val="en-GB"/>
        </w:rPr>
        <w:t>.4</w:t>
      </w:r>
      <w:r w:rsidR="00FF411E" w:rsidRPr="006300AF">
        <w:rPr>
          <w:rFonts w:ascii="Times New Roman" w:hAnsi="Times New Roman" w:cs="Times New Roman"/>
          <w:b/>
          <w:sz w:val="24"/>
          <w:szCs w:val="24"/>
          <w:lang w:val="en-GB"/>
        </w:rPr>
        <w:tab/>
      </w:r>
      <w:r w:rsidR="00C3517D" w:rsidRPr="006300AF">
        <w:rPr>
          <w:rFonts w:ascii="Times New Roman" w:hAnsi="Times New Roman" w:cs="Times New Roman"/>
          <w:b/>
          <w:sz w:val="24"/>
          <w:szCs w:val="24"/>
          <w:lang w:val="en-GB"/>
        </w:rPr>
        <w:t>Participation Criteria</w:t>
      </w:r>
    </w:p>
    <w:p w14:paraId="7DC02D14" w14:textId="77777777" w:rsidR="00993F68" w:rsidRPr="006300AF" w:rsidRDefault="00EC3B04"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4</w:t>
      </w:r>
      <w:r w:rsidR="00FF411E" w:rsidRPr="006300AF">
        <w:rPr>
          <w:rFonts w:ascii="Times New Roman" w:hAnsi="Times New Roman" w:cs="Times New Roman"/>
          <w:b/>
          <w:sz w:val="24"/>
          <w:szCs w:val="24"/>
          <w:lang w:val="en-GB"/>
        </w:rPr>
        <w:t>.4.1</w:t>
      </w:r>
      <w:r w:rsidR="00FF411E" w:rsidRPr="006300AF">
        <w:rPr>
          <w:rFonts w:ascii="Times New Roman" w:hAnsi="Times New Roman" w:cs="Times New Roman"/>
          <w:b/>
          <w:sz w:val="24"/>
          <w:szCs w:val="24"/>
          <w:lang w:val="en-GB"/>
        </w:rPr>
        <w:tab/>
      </w:r>
      <w:r w:rsidR="00993F68" w:rsidRPr="006300AF">
        <w:rPr>
          <w:rFonts w:ascii="Times New Roman" w:hAnsi="Times New Roman" w:cs="Times New Roman"/>
          <w:b/>
          <w:sz w:val="24"/>
          <w:szCs w:val="24"/>
          <w:lang w:val="en-GB"/>
        </w:rPr>
        <w:t>Inclusion Criteria:</w:t>
      </w:r>
    </w:p>
    <w:p w14:paraId="508E4B81" w14:textId="77777777" w:rsidR="002402D8" w:rsidRPr="006300AF" w:rsidRDefault="002402D8" w:rsidP="00910B0F">
      <w:pPr>
        <w:pStyle w:val="ListParagraph"/>
        <w:numPr>
          <w:ilvl w:val="0"/>
          <w:numId w:val="16"/>
        </w:num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t>Patients requiring invasive mechanical ventilation (MV) (Intubation or tracheotomy).</w:t>
      </w:r>
    </w:p>
    <w:p w14:paraId="7DF37BC9" w14:textId="0143E1A7" w:rsidR="002402D8" w:rsidRPr="006300AF" w:rsidRDefault="002402D8" w:rsidP="00910B0F">
      <w:pPr>
        <w:pStyle w:val="ListParagraph"/>
        <w:numPr>
          <w:ilvl w:val="0"/>
          <w:numId w:val="16"/>
        </w:num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t xml:space="preserve">Patients </w:t>
      </w:r>
      <w:r w:rsidR="0081016E" w:rsidRPr="006300AF">
        <w:rPr>
          <w:rFonts w:ascii="Times New Roman" w:hAnsi="Times New Roman" w:cs="Times New Roman"/>
          <w:sz w:val="24"/>
          <w:lang w:val="en-GB"/>
        </w:rPr>
        <w:t xml:space="preserve">with </w:t>
      </w:r>
      <w:r w:rsidRPr="006300AF">
        <w:rPr>
          <w:rFonts w:ascii="Times New Roman" w:hAnsi="Times New Roman" w:cs="Times New Roman"/>
          <w:sz w:val="24"/>
          <w:lang w:val="en-GB"/>
        </w:rPr>
        <w:t>PF [oxygen partial pressure to fraction of inspired oxygen] ratio &lt;</w:t>
      </w:r>
      <w:r w:rsidR="00BF467D" w:rsidRPr="006300AF">
        <w:rPr>
          <w:rFonts w:ascii="Times New Roman" w:hAnsi="Times New Roman" w:cs="Times New Roman"/>
          <w:sz w:val="24"/>
          <w:lang w:val="en-GB"/>
        </w:rPr>
        <w:t xml:space="preserve"> </w:t>
      </w:r>
      <w:r w:rsidRPr="006300AF">
        <w:rPr>
          <w:rFonts w:ascii="Times New Roman" w:hAnsi="Times New Roman" w:cs="Times New Roman"/>
          <w:sz w:val="24"/>
          <w:lang w:val="en-GB"/>
        </w:rPr>
        <w:t>300</w:t>
      </w:r>
      <w:r w:rsidR="00BF467D" w:rsidRPr="006300AF">
        <w:rPr>
          <w:rFonts w:ascii="Times New Roman" w:hAnsi="Times New Roman" w:cs="Times New Roman"/>
          <w:sz w:val="24"/>
          <w:lang w:val="en-GB"/>
        </w:rPr>
        <w:t xml:space="preserve"> </w:t>
      </w:r>
      <w:r w:rsidRPr="006300AF">
        <w:rPr>
          <w:rFonts w:ascii="Times New Roman" w:hAnsi="Times New Roman" w:cs="Times New Roman"/>
          <w:sz w:val="24"/>
          <w:lang w:val="en-GB"/>
        </w:rPr>
        <w:t xml:space="preserve">mmHg) </w:t>
      </w:r>
    </w:p>
    <w:p w14:paraId="2AE902FA" w14:textId="7E46E22B" w:rsidR="0081016E" w:rsidRPr="006300AF" w:rsidRDefault="002402D8" w:rsidP="004049A3">
      <w:pPr>
        <w:pStyle w:val="ListParagraph"/>
        <w:numPr>
          <w:ilvl w:val="0"/>
          <w:numId w:val="16"/>
        </w:num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lastRenderedPageBreak/>
        <w:t>Arterial line in situ.</w:t>
      </w:r>
    </w:p>
    <w:p w14:paraId="340A43AD" w14:textId="77777777" w:rsidR="00767D3C" w:rsidRPr="006300AF" w:rsidRDefault="00767D3C" w:rsidP="004049A3">
      <w:pPr>
        <w:spacing w:after="0" w:line="360" w:lineRule="auto"/>
        <w:jc w:val="both"/>
        <w:rPr>
          <w:rFonts w:ascii="Times New Roman" w:hAnsi="Times New Roman" w:cs="Times New Roman"/>
          <w:sz w:val="24"/>
          <w:szCs w:val="24"/>
          <w:lang w:val="en-GB" w:eastAsia="zh-TW"/>
        </w:rPr>
      </w:pPr>
    </w:p>
    <w:p w14:paraId="08D313E0" w14:textId="77777777" w:rsidR="00C8757C" w:rsidRPr="006300AF" w:rsidRDefault="00EC3B04"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4</w:t>
      </w:r>
      <w:r w:rsidR="00FF411E" w:rsidRPr="006300AF">
        <w:rPr>
          <w:rFonts w:ascii="Times New Roman" w:hAnsi="Times New Roman" w:cs="Times New Roman"/>
          <w:b/>
          <w:sz w:val="24"/>
          <w:szCs w:val="24"/>
          <w:lang w:val="en-GB"/>
        </w:rPr>
        <w:t>.4.2</w:t>
      </w:r>
      <w:r w:rsidR="00FF411E" w:rsidRPr="006300AF">
        <w:rPr>
          <w:rFonts w:ascii="Times New Roman" w:hAnsi="Times New Roman" w:cs="Times New Roman"/>
          <w:b/>
          <w:sz w:val="24"/>
          <w:szCs w:val="24"/>
          <w:lang w:val="en-GB"/>
        </w:rPr>
        <w:tab/>
      </w:r>
      <w:r w:rsidR="00C8757C" w:rsidRPr="006300AF">
        <w:rPr>
          <w:rFonts w:ascii="Times New Roman" w:hAnsi="Times New Roman" w:cs="Times New Roman"/>
          <w:b/>
          <w:sz w:val="24"/>
          <w:szCs w:val="24"/>
          <w:lang w:val="en-GB"/>
        </w:rPr>
        <w:t>Exclusion Criteria</w:t>
      </w:r>
    </w:p>
    <w:p w14:paraId="24AE2B8E" w14:textId="77777777" w:rsidR="002402D8" w:rsidRPr="006300AF" w:rsidRDefault="002402D8" w:rsidP="00910B0F">
      <w:pPr>
        <w:pStyle w:val="ListParagraph"/>
        <w:numPr>
          <w:ilvl w:val="0"/>
          <w:numId w:val="4"/>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Patients who are likely to be discontinued from MV within 24 hours.</w:t>
      </w:r>
    </w:p>
    <w:p w14:paraId="48C99C62" w14:textId="77777777" w:rsidR="002402D8" w:rsidRPr="006300AF" w:rsidRDefault="002402D8" w:rsidP="00910B0F">
      <w:pPr>
        <w:pStyle w:val="ListParagraph"/>
        <w:numPr>
          <w:ilvl w:val="0"/>
          <w:numId w:val="4"/>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Patients with age &lt; 16.</w:t>
      </w:r>
    </w:p>
    <w:p w14:paraId="79814579" w14:textId="77777777" w:rsidR="002402D8" w:rsidRPr="006300AF" w:rsidRDefault="002402D8" w:rsidP="00910B0F">
      <w:pPr>
        <w:pStyle w:val="ListParagraph"/>
        <w:numPr>
          <w:ilvl w:val="0"/>
          <w:numId w:val="4"/>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Any medical condition associated with a clinical suspicion </w:t>
      </w:r>
      <w:r w:rsidR="003D724E" w:rsidRPr="006300AF">
        <w:rPr>
          <w:rFonts w:ascii="Times New Roman" w:hAnsi="Times New Roman" w:cs="Times New Roman"/>
          <w:sz w:val="24"/>
          <w:szCs w:val="24"/>
          <w:lang w:val="en-GB"/>
        </w:rPr>
        <w:t>of raised intracranial pressure and/or a measured intracranial pressure ≥ 20 cmH</w:t>
      </w:r>
      <w:r w:rsidR="003D724E" w:rsidRPr="006300AF">
        <w:rPr>
          <w:rFonts w:ascii="Times New Roman" w:hAnsi="Times New Roman" w:cs="Times New Roman"/>
          <w:sz w:val="24"/>
          <w:szCs w:val="24"/>
          <w:vertAlign w:val="subscript"/>
          <w:lang w:val="en-GB"/>
        </w:rPr>
        <w:t>2</w:t>
      </w:r>
      <w:r w:rsidR="003D724E" w:rsidRPr="006300AF">
        <w:rPr>
          <w:rFonts w:ascii="Times New Roman" w:hAnsi="Times New Roman" w:cs="Times New Roman"/>
          <w:sz w:val="24"/>
          <w:szCs w:val="24"/>
          <w:lang w:val="en-GB"/>
        </w:rPr>
        <w:t>O.</w:t>
      </w:r>
    </w:p>
    <w:p w14:paraId="6F53260B" w14:textId="77777777" w:rsidR="002402D8" w:rsidRPr="006300AF" w:rsidRDefault="005A731C" w:rsidP="00910B0F">
      <w:pPr>
        <w:pStyle w:val="ListParagraph"/>
        <w:numPr>
          <w:ilvl w:val="0"/>
          <w:numId w:val="4"/>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Patients who have a high spinal cord injury with loss of motor function and/ or have significant weakness from any neurological disease.</w:t>
      </w:r>
    </w:p>
    <w:p w14:paraId="63E77432" w14:textId="77777777" w:rsidR="002402D8" w:rsidRPr="006300AF" w:rsidRDefault="002402D8" w:rsidP="00910B0F">
      <w:pPr>
        <w:pStyle w:val="ListParagraph"/>
        <w:numPr>
          <w:ilvl w:val="0"/>
          <w:numId w:val="4"/>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Patients who have a </w:t>
      </w:r>
      <w:r w:rsidR="008E389F" w:rsidRPr="006300AF">
        <w:rPr>
          <w:rFonts w:ascii="Times New Roman" w:hAnsi="Times New Roman" w:cs="Times New Roman"/>
          <w:sz w:val="24"/>
          <w:szCs w:val="24"/>
          <w:lang w:val="en-GB"/>
        </w:rPr>
        <w:t>b</w:t>
      </w:r>
      <w:r w:rsidRPr="006300AF">
        <w:rPr>
          <w:rFonts w:ascii="Times New Roman" w:hAnsi="Times New Roman" w:cs="Times New Roman"/>
          <w:sz w:val="24"/>
          <w:szCs w:val="24"/>
          <w:lang w:val="en-GB"/>
        </w:rPr>
        <w:t xml:space="preserve">arotrauma (pneumothorax, </w:t>
      </w:r>
      <w:proofErr w:type="spellStart"/>
      <w:r w:rsidRPr="006300AF">
        <w:rPr>
          <w:rFonts w:ascii="Times New Roman" w:hAnsi="Times New Roman" w:cs="Times New Roman"/>
          <w:sz w:val="24"/>
          <w:szCs w:val="24"/>
          <w:lang w:val="en-GB"/>
        </w:rPr>
        <w:t>pneumomediastinum</w:t>
      </w:r>
      <w:proofErr w:type="spellEnd"/>
      <w:r w:rsidRPr="006300AF">
        <w:rPr>
          <w:rFonts w:ascii="Times New Roman" w:hAnsi="Times New Roman" w:cs="Times New Roman"/>
          <w:sz w:val="24"/>
          <w:szCs w:val="24"/>
          <w:lang w:val="en-GB"/>
        </w:rPr>
        <w:t>, subcutaneous emphysema or any intercostal catheter for the treatment of air leak).</w:t>
      </w:r>
    </w:p>
    <w:p w14:paraId="41619A46" w14:textId="77777777" w:rsidR="002402D8" w:rsidRPr="006300AF" w:rsidRDefault="002402D8" w:rsidP="00910B0F">
      <w:pPr>
        <w:pStyle w:val="ListParagraph"/>
        <w:numPr>
          <w:ilvl w:val="0"/>
          <w:numId w:val="4"/>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Patients who have asthma as the primary presenting condition or a history of significant chronic obstructive pulmonary disease.</w:t>
      </w:r>
    </w:p>
    <w:p w14:paraId="58684FC9" w14:textId="77777777" w:rsidR="002402D8" w:rsidRPr="006300AF" w:rsidRDefault="002402D8" w:rsidP="00910B0F">
      <w:pPr>
        <w:pStyle w:val="ListParagraph"/>
        <w:numPr>
          <w:ilvl w:val="0"/>
          <w:numId w:val="4"/>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Patients who are moribund and/or not expected to survive for &gt; 72 hours.</w:t>
      </w:r>
    </w:p>
    <w:p w14:paraId="34C9C27D" w14:textId="77777777" w:rsidR="002402D8" w:rsidRPr="006300AF" w:rsidRDefault="002402D8" w:rsidP="00910B0F">
      <w:pPr>
        <w:pStyle w:val="ListParagraph"/>
        <w:numPr>
          <w:ilvl w:val="0"/>
          <w:numId w:val="4"/>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Patients who have already received MV for &gt; 48 hours (including time spent ventilated in a referring unit).</w:t>
      </w:r>
    </w:p>
    <w:p w14:paraId="4327207A" w14:textId="68E2A36E" w:rsidR="00940049" w:rsidRPr="00940049" w:rsidRDefault="002402D8" w:rsidP="00940049">
      <w:pPr>
        <w:pStyle w:val="ListParagraph"/>
        <w:numPr>
          <w:ilvl w:val="0"/>
          <w:numId w:val="4"/>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Lack of clinical equipoise by intensive care unit (ICU) medical staff managing the patient.</w:t>
      </w:r>
    </w:p>
    <w:p w14:paraId="46BC1422" w14:textId="77777777" w:rsidR="00870C9F" w:rsidRDefault="00870C9F" w:rsidP="004049A3">
      <w:pPr>
        <w:spacing w:after="0" w:line="360" w:lineRule="auto"/>
        <w:jc w:val="both"/>
        <w:rPr>
          <w:rFonts w:ascii="Times New Roman" w:hAnsi="Times New Roman" w:cs="Times New Roman"/>
          <w:sz w:val="24"/>
          <w:szCs w:val="24"/>
          <w:lang w:val="en-GB"/>
        </w:rPr>
      </w:pPr>
    </w:p>
    <w:p w14:paraId="33C36AA3" w14:textId="3F36D54B" w:rsidR="00940049" w:rsidRDefault="00940049" w:rsidP="004049A3">
      <w:pPr>
        <w:spacing w:after="0" w:line="360" w:lineRule="auto"/>
        <w:jc w:val="both"/>
        <w:rPr>
          <w:rFonts w:ascii="Times New Roman" w:hAnsi="Times New Roman" w:cs="Times New Roman"/>
          <w:sz w:val="24"/>
          <w:szCs w:val="24"/>
          <w:lang w:val="en-GB"/>
        </w:rPr>
      </w:pPr>
      <w:r w:rsidRPr="00940049">
        <w:rPr>
          <w:rFonts w:ascii="Times New Roman" w:hAnsi="Times New Roman" w:cs="Times New Roman"/>
          <w:sz w:val="24"/>
          <w:szCs w:val="24"/>
          <w:lang w:val="en-GB"/>
        </w:rPr>
        <w:t>* Patients who are readmitted to the ICU and requiring invasive MV, within 28 days from the first day entering to the trial, will be allocated to the same trial arm. If the readmission day is after 28 days, the patient will be excluded from the trial.</w:t>
      </w:r>
    </w:p>
    <w:p w14:paraId="35A17DA1" w14:textId="77777777" w:rsidR="00940049" w:rsidRPr="006300AF" w:rsidRDefault="00940049" w:rsidP="004049A3">
      <w:pPr>
        <w:spacing w:after="0" w:line="360" w:lineRule="auto"/>
        <w:jc w:val="both"/>
        <w:rPr>
          <w:rFonts w:ascii="Times New Roman" w:hAnsi="Times New Roman" w:cs="Times New Roman"/>
          <w:sz w:val="24"/>
          <w:szCs w:val="24"/>
          <w:lang w:val="en-GB"/>
        </w:rPr>
      </w:pPr>
    </w:p>
    <w:p w14:paraId="5FA38CD9" w14:textId="094B13E3" w:rsidR="0081016E" w:rsidRPr="006300AF" w:rsidRDefault="0081016E" w:rsidP="0081016E">
      <w:pPr>
        <w:spacing w:after="0" w:line="360" w:lineRule="auto"/>
        <w:jc w:val="both"/>
        <w:rPr>
          <w:rFonts w:ascii="Times New Roman" w:hAnsi="Times New Roman" w:cs="Times New Roman"/>
          <w:sz w:val="24"/>
          <w:lang w:val="en-GB"/>
        </w:rPr>
      </w:pPr>
      <w:r w:rsidRPr="006300AF">
        <w:rPr>
          <w:rFonts w:ascii="Times New Roman" w:hAnsi="Times New Roman" w:cs="Times New Roman"/>
          <w:sz w:val="24"/>
          <w:szCs w:val="24"/>
          <w:lang w:val="en-GB"/>
        </w:rPr>
        <w:t xml:space="preserve">* </w:t>
      </w:r>
      <w:r w:rsidRPr="006300AF">
        <w:rPr>
          <w:rFonts w:ascii="Times New Roman" w:hAnsi="Times New Roman" w:cs="Times New Roman"/>
          <w:sz w:val="24"/>
          <w:lang w:val="en-GB"/>
        </w:rPr>
        <w:t xml:space="preserve">Patients diagnosed with all acute respiratory distress syndrome (ARDS) severity as per the Berlin Definition </w:t>
      </w:r>
      <w:r w:rsidRPr="006300AF">
        <w:rPr>
          <w:rFonts w:ascii="Times New Roman" w:hAnsi="Times New Roman" w:cs="Times New Roman"/>
          <w:sz w:val="24"/>
          <w:lang w:val="en-GB"/>
        </w:rPr>
        <w:fldChar w:fldCharType="begin"/>
      </w:r>
      <w:r w:rsidRPr="006300AF">
        <w:rPr>
          <w:rFonts w:ascii="Times New Roman" w:hAnsi="Times New Roman" w:cs="Times New Roman"/>
          <w:sz w:val="24"/>
          <w:lang w:val="en-GB"/>
        </w:rPr>
        <w:instrText xml:space="preserve"> ADDIN EN.CITE &lt;EndNote&gt;&lt;Cite&gt;&lt;Author&gt;The ARDS Definition Task Force&lt;/Author&gt;&lt;Year&gt;2012&lt;/Year&gt;&lt;RecNum&gt;1361&lt;/RecNum&gt;&lt;DisplayText&gt;(The ARDS Definition Task Force, 2012)&lt;/DisplayText&gt;&lt;record&gt;&lt;rec-number&gt;1361&lt;/rec-number&gt;&lt;foreign-keys&gt;&lt;key app="EN" db-id="wxdr0evsnr9ppgerwwupvwvotzzzffrvvwzd" timestamp="1344864597"&gt;1361&lt;/key&gt;&lt;/foreign-keys&gt;&lt;ref-type name="Journal Article"&gt;17&lt;/ref-type&gt;&lt;contributors&gt;&lt;authors&gt;&lt;author&gt;The ARDS Definition Task Force, ADTF&lt;/author&gt;&lt;/authors&gt;&lt;/contributors&gt;&lt;titles&gt;&lt;title&gt;Acute respiratory distress syndrome: The berlin definition&lt;/title&gt;&lt;secondary-title&gt;JAMA: The Journal of the American Medical Association&lt;/secondary-title&gt;&lt;/titles&gt;&lt;periodical&gt;&lt;full-title&gt;JAMA: The Journal of the American Medical Association&lt;/full-title&gt;&lt;/periodical&gt;&lt;pages&gt;2526-2533&lt;/pages&gt;&lt;volume&gt;307&lt;/volume&gt;&lt;number&gt;23&lt;/number&gt;&lt;dates&gt;&lt;year&gt;2012&lt;/year&gt;&lt;/dates&gt;&lt;isbn&gt;0098-7484&lt;/isbn&gt;&lt;urls&gt;&lt;related-urls&gt;&lt;url&gt;http://dx.doi.org/10.1001/jama.2012.5669&lt;/url&gt;&lt;/related-urls&gt;&lt;/urls&gt;&lt;electronic-resource-num&gt;10.1001/jama.2012.5669&lt;/electronic-resource-num&gt;&lt;/record&gt;&lt;/Cite&gt;&lt;/EndNote&gt;</w:instrText>
      </w:r>
      <w:r w:rsidRPr="006300AF">
        <w:rPr>
          <w:rFonts w:ascii="Times New Roman" w:hAnsi="Times New Roman" w:cs="Times New Roman"/>
          <w:sz w:val="24"/>
          <w:lang w:val="en-GB"/>
        </w:rPr>
        <w:fldChar w:fldCharType="separate"/>
      </w:r>
      <w:r w:rsidRPr="006300AF">
        <w:rPr>
          <w:rFonts w:ascii="Times New Roman" w:hAnsi="Times New Roman" w:cs="Times New Roman"/>
          <w:sz w:val="24"/>
          <w:lang w:val="en-GB"/>
        </w:rPr>
        <w:t>(</w:t>
      </w:r>
      <w:hyperlink w:anchor="_ENREF_29" w:tooltip="The ARDS Definition Task Force, 2012 #1361" w:history="1">
        <w:r w:rsidRPr="006300AF">
          <w:rPr>
            <w:rFonts w:ascii="Times New Roman" w:hAnsi="Times New Roman" w:cs="Times New Roman"/>
            <w:sz w:val="24"/>
            <w:lang w:val="en-GB"/>
          </w:rPr>
          <w:t>The ARDS Definition Task Force, 2012</w:t>
        </w:r>
      </w:hyperlink>
      <w:r w:rsidRPr="006300AF">
        <w:rPr>
          <w:rFonts w:ascii="Times New Roman" w:hAnsi="Times New Roman" w:cs="Times New Roman"/>
          <w:sz w:val="24"/>
          <w:lang w:val="en-GB"/>
        </w:rPr>
        <w:t>)</w:t>
      </w:r>
      <w:r w:rsidRPr="006300AF">
        <w:rPr>
          <w:rFonts w:ascii="Times New Roman" w:hAnsi="Times New Roman" w:cs="Times New Roman"/>
          <w:sz w:val="24"/>
          <w:lang w:val="en-GB"/>
        </w:rPr>
        <w:fldChar w:fldCharType="end"/>
      </w:r>
      <w:r w:rsidRPr="006300AF">
        <w:rPr>
          <w:rFonts w:ascii="Times New Roman" w:hAnsi="Times New Roman" w:cs="Times New Roman"/>
          <w:sz w:val="24"/>
          <w:lang w:val="en-GB"/>
        </w:rPr>
        <w:t xml:space="preserve"> will also be analysed in a subgroup analysis as ARDS is likely to be a secondary diagnostic. Based on retrospective data of 4 years, there are only less than 20 patients were coded with APACHE III diagnostic code which is far too little.</w:t>
      </w:r>
    </w:p>
    <w:p w14:paraId="15642B63" w14:textId="77777777" w:rsidR="009F1FD1" w:rsidRPr="006300AF" w:rsidRDefault="009F1FD1" w:rsidP="0081016E">
      <w:pPr>
        <w:spacing w:after="0" w:line="360" w:lineRule="auto"/>
        <w:jc w:val="both"/>
        <w:rPr>
          <w:rFonts w:ascii="Times New Roman" w:hAnsi="Times New Roman" w:cs="Times New Roman"/>
          <w:sz w:val="24"/>
          <w:lang w:val="en-GB"/>
        </w:rPr>
      </w:pPr>
    </w:p>
    <w:p w14:paraId="3EE124D8" w14:textId="582B9A29" w:rsidR="009F1FD1" w:rsidRDefault="009F1FD1" w:rsidP="0081016E">
      <w:p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t xml:space="preserve">A screening form as shown in Appendix J will be completed prior to trial commencement. </w:t>
      </w:r>
    </w:p>
    <w:p w14:paraId="59A49C02" w14:textId="77777777" w:rsidR="00940049" w:rsidRPr="006300AF" w:rsidRDefault="00940049" w:rsidP="0081016E">
      <w:pPr>
        <w:spacing w:after="0" w:line="360" w:lineRule="auto"/>
        <w:jc w:val="both"/>
        <w:rPr>
          <w:rFonts w:ascii="Times New Roman" w:hAnsi="Times New Roman" w:cs="Times New Roman"/>
          <w:sz w:val="24"/>
          <w:lang w:val="en-GB"/>
        </w:rPr>
      </w:pPr>
    </w:p>
    <w:p w14:paraId="385D32BF" w14:textId="005F7F17" w:rsidR="00870C9F" w:rsidRPr="006300AF" w:rsidRDefault="0081016E" w:rsidP="0081016E">
      <w:pPr>
        <w:spacing w:after="0" w:line="360" w:lineRule="auto"/>
        <w:jc w:val="center"/>
        <w:rPr>
          <w:rFonts w:ascii="Times New Roman" w:hAnsi="Times New Roman" w:cs="Times New Roman"/>
          <w:sz w:val="24"/>
          <w:szCs w:val="24"/>
          <w:lang w:val="en-GB"/>
        </w:rPr>
      </w:pPr>
      <w:r w:rsidRPr="006300AF">
        <w:rPr>
          <w:noProof/>
          <w:lang w:eastAsia="en-NZ"/>
        </w:rPr>
        <w:lastRenderedPageBreak/>
        <w:drawing>
          <wp:inline distT="0" distB="0" distL="0" distR="0" wp14:anchorId="6A9B4562" wp14:editId="6BA147B8">
            <wp:extent cx="4635593" cy="252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35593" cy="2520000"/>
                    </a:xfrm>
                    <a:prstGeom prst="rect">
                      <a:avLst/>
                    </a:prstGeom>
                    <a:noFill/>
                    <a:ln>
                      <a:noFill/>
                    </a:ln>
                  </pic:spPr>
                </pic:pic>
              </a:graphicData>
            </a:graphic>
          </wp:inline>
        </w:drawing>
      </w:r>
    </w:p>
    <w:p w14:paraId="1C3D1EE6" w14:textId="77777777" w:rsidR="00BA0818" w:rsidRPr="006300AF" w:rsidRDefault="00BA0818" w:rsidP="00BA0818">
      <w:pPr>
        <w:spacing w:after="0" w:line="360" w:lineRule="auto"/>
        <w:jc w:val="both"/>
        <w:rPr>
          <w:rFonts w:ascii="Times New Roman" w:hAnsi="Times New Roman" w:cs="Times New Roman"/>
          <w:b/>
          <w:sz w:val="24"/>
          <w:szCs w:val="24"/>
          <w:lang w:val="en-GB"/>
        </w:rPr>
      </w:pPr>
    </w:p>
    <w:p w14:paraId="6A708D6B" w14:textId="77777777" w:rsidR="00C8757C" w:rsidRPr="006300AF" w:rsidRDefault="00EC3B04" w:rsidP="00BA0818">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4</w:t>
      </w:r>
      <w:r w:rsidR="00FF411E" w:rsidRPr="006300AF">
        <w:rPr>
          <w:rFonts w:ascii="Times New Roman" w:hAnsi="Times New Roman" w:cs="Times New Roman"/>
          <w:b/>
          <w:sz w:val="24"/>
          <w:szCs w:val="24"/>
          <w:lang w:val="en-GB"/>
        </w:rPr>
        <w:t>.4.3</w:t>
      </w:r>
      <w:r w:rsidR="00FF411E" w:rsidRPr="006300AF">
        <w:rPr>
          <w:rFonts w:ascii="Times New Roman" w:hAnsi="Times New Roman" w:cs="Times New Roman"/>
          <w:b/>
          <w:sz w:val="24"/>
          <w:szCs w:val="24"/>
          <w:lang w:val="en-GB"/>
        </w:rPr>
        <w:tab/>
      </w:r>
      <w:r w:rsidR="00C8757C" w:rsidRPr="006300AF">
        <w:rPr>
          <w:rFonts w:ascii="Times New Roman" w:hAnsi="Times New Roman" w:cs="Times New Roman"/>
          <w:b/>
          <w:sz w:val="24"/>
          <w:szCs w:val="24"/>
          <w:lang w:val="en-GB"/>
        </w:rPr>
        <w:t>Termination Criteria</w:t>
      </w:r>
    </w:p>
    <w:p w14:paraId="7AEE3F5F" w14:textId="77777777" w:rsidR="00767D3C" w:rsidRPr="006300AF" w:rsidRDefault="002402D8"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During a recruitment manoeuvre (RM), there are known impacts on the cardiovascular system and respiratory system. Specifically, there is a fall in cardiac output, or blood pressure, or desaturation due to increases of pulmonary shunt. These changes will be anticipated and, inotropes, fluid loading and oxygen therapies maybe initiated to these</w:t>
      </w:r>
      <w:r w:rsidR="00870C9F" w:rsidRPr="006300AF">
        <w:rPr>
          <w:rFonts w:ascii="Times New Roman" w:hAnsi="Times New Roman" w:cs="Times New Roman"/>
          <w:sz w:val="24"/>
          <w:szCs w:val="24"/>
          <w:lang w:val="en-GB"/>
        </w:rPr>
        <w:t xml:space="preserve"> changes in advance of the RM. </w:t>
      </w:r>
    </w:p>
    <w:p w14:paraId="2102293B" w14:textId="77777777" w:rsidR="002402D8" w:rsidRPr="006300AF" w:rsidRDefault="002402D8" w:rsidP="00910B0F">
      <w:pPr>
        <w:pStyle w:val="ListParagraph"/>
        <w:numPr>
          <w:ilvl w:val="0"/>
          <w:numId w:val="17"/>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Recruitment manoeuvre will not be initiated if the patient care may be compromised from increased sedation and/or use of muscle relaxants.</w:t>
      </w:r>
    </w:p>
    <w:p w14:paraId="6AF490E0" w14:textId="77777777" w:rsidR="002402D8" w:rsidRPr="006300AF" w:rsidRDefault="002402D8" w:rsidP="00910B0F">
      <w:pPr>
        <w:pStyle w:val="ListParagraph"/>
        <w:numPr>
          <w:ilvl w:val="0"/>
          <w:numId w:val="17"/>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At any time during a recruitment manoeuvre, the RM is terminated if any of the changes below persist for more than 3 minutes:</w:t>
      </w:r>
    </w:p>
    <w:p w14:paraId="4366D66A" w14:textId="77777777" w:rsidR="002402D8" w:rsidRPr="006300AF" w:rsidRDefault="002402D8" w:rsidP="00910B0F">
      <w:pPr>
        <w:pStyle w:val="ListParagraph"/>
        <w:numPr>
          <w:ilvl w:val="1"/>
          <w:numId w:val="18"/>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Desaturation with S</w:t>
      </w:r>
      <w:r w:rsidR="00386D4D" w:rsidRPr="006300AF">
        <w:rPr>
          <w:rFonts w:ascii="Times New Roman" w:hAnsi="Times New Roman" w:cs="Times New Roman"/>
          <w:sz w:val="24"/>
          <w:szCs w:val="24"/>
          <w:lang w:val="en-GB"/>
        </w:rPr>
        <w:t>p</w:t>
      </w:r>
      <w:r w:rsidRPr="006300AF">
        <w:rPr>
          <w:rFonts w:ascii="Times New Roman" w:hAnsi="Times New Roman" w:cs="Times New Roman"/>
          <w:sz w:val="24"/>
          <w:szCs w:val="24"/>
          <w:lang w:val="en-GB"/>
        </w:rPr>
        <w:t>O</w:t>
      </w:r>
      <w:r w:rsidRPr="006300AF">
        <w:rPr>
          <w:rFonts w:ascii="Times New Roman" w:hAnsi="Times New Roman" w:cs="Times New Roman"/>
          <w:sz w:val="24"/>
          <w:szCs w:val="24"/>
          <w:vertAlign w:val="subscript"/>
          <w:lang w:val="en-GB"/>
        </w:rPr>
        <w:t>2</w:t>
      </w:r>
      <w:r w:rsidRPr="006300AF">
        <w:rPr>
          <w:rFonts w:ascii="Times New Roman" w:hAnsi="Times New Roman" w:cs="Times New Roman"/>
          <w:sz w:val="24"/>
          <w:szCs w:val="24"/>
          <w:lang w:val="en-GB"/>
        </w:rPr>
        <w:t xml:space="preserve"> less than 88%.</w:t>
      </w:r>
    </w:p>
    <w:p w14:paraId="5B3C6FDB" w14:textId="77777777" w:rsidR="002402D8" w:rsidRPr="006300AF" w:rsidRDefault="002402D8" w:rsidP="00910B0F">
      <w:pPr>
        <w:pStyle w:val="ListParagraph"/>
        <w:numPr>
          <w:ilvl w:val="1"/>
          <w:numId w:val="18"/>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New bradycardia (reduction heart rate by 20% and &lt; 60 beats per minute) or,</w:t>
      </w:r>
    </w:p>
    <w:p w14:paraId="389C0C1C" w14:textId="77777777" w:rsidR="002402D8" w:rsidRPr="006300AF" w:rsidRDefault="002402D8" w:rsidP="00910B0F">
      <w:pPr>
        <w:pStyle w:val="ListParagraph"/>
        <w:numPr>
          <w:ilvl w:val="1"/>
          <w:numId w:val="18"/>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New tachycardia (increase of heart rate by 20% and &gt; 140 beats per minute) or, </w:t>
      </w:r>
    </w:p>
    <w:p w14:paraId="5589690F" w14:textId="77777777" w:rsidR="002402D8" w:rsidRPr="006300AF" w:rsidRDefault="002402D8" w:rsidP="00910B0F">
      <w:pPr>
        <w:pStyle w:val="ListParagraph"/>
        <w:numPr>
          <w:ilvl w:val="1"/>
          <w:numId w:val="18"/>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New arrhythmia leading to (2) or (3) above or,</w:t>
      </w:r>
    </w:p>
    <w:p w14:paraId="13904AF4" w14:textId="77777777" w:rsidR="002402D8" w:rsidRPr="006300AF" w:rsidRDefault="002402D8" w:rsidP="00910B0F">
      <w:pPr>
        <w:pStyle w:val="ListParagraph"/>
        <w:numPr>
          <w:ilvl w:val="1"/>
          <w:numId w:val="18"/>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New hypotension (reduction in MAP by 30% or MAP &lt; 60</w:t>
      </w:r>
      <w:r w:rsidR="006C1692" w:rsidRPr="006300AF">
        <w:rPr>
          <w:rFonts w:ascii="Times New Roman" w:hAnsi="Times New Roman" w:cs="Times New Roman"/>
          <w:sz w:val="24"/>
          <w:szCs w:val="24"/>
          <w:lang w:val="en-GB"/>
        </w:rPr>
        <w:t xml:space="preserve"> </w:t>
      </w:r>
      <w:r w:rsidRPr="006300AF">
        <w:rPr>
          <w:rFonts w:ascii="Times New Roman" w:hAnsi="Times New Roman" w:cs="Times New Roman"/>
          <w:sz w:val="24"/>
          <w:szCs w:val="24"/>
          <w:lang w:val="en-GB"/>
        </w:rPr>
        <w:t>mmHg).</w:t>
      </w:r>
    </w:p>
    <w:p w14:paraId="219838B3" w14:textId="77777777" w:rsidR="002402D8" w:rsidRPr="006300AF" w:rsidRDefault="002402D8" w:rsidP="00910B0F">
      <w:pPr>
        <w:pStyle w:val="ListParagraph"/>
        <w:numPr>
          <w:ilvl w:val="0"/>
          <w:numId w:val="17"/>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Lack of clinical equipoise by the clinician; e.g. when a patient has a low blood pressure and is thought to be intolerant of PEEP changes.</w:t>
      </w:r>
    </w:p>
    <w:p w14:paraId="67C3FE7F" w14:textId="77777777" w:rsidR="002402D8" w:rsidRPr="006300AF" w:rsidRDefault="002402D8" w:rsidP="004049A3">
      <w:pPr>
        <w:spacing w:after="0" w:line="360" w:lineRule="auto"/>
        <w:jc w:val="both"/>
        <w:rPr>
          <w:rFonts w:ascii="Times New Roman" w:hAnsi="Times New Roman" w:cs="Times New Roman"/>
          <w:sz w:val="24"/>
          <w:szCs w:val="24"/>
          <w:lang w:val="en-GB"/>
        </w:rPr>
      </w:pPr>
    </w:p>
    <w:p w14:paraId="65073550" w14:textId="77777777" w:rsidR="002402D8" w:rsidRPr="006300AF" w:rsidRDefault="002402D8"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MBV will be stopped and will revert to current standard of care when there is lack of clinical equipoise by the clinician. The clinical reason will be recorded.</w:t>
      </w:r>
    </w:p>
    <w:p w14:paraId="60951C78" w14:textId="77777777" w:rsidR="007D1E0D" w:rsidRPr="006300AF" w:rsidRDefault="007D1E0D" w:rsidP="004049A3">
      <w:pPr>
        <w:spacing w:after="0" w:line="360" w:lineRule="auto"/>
        <w:jc w:val="both"/>
        <w:rPr>
          <w:rFonts w:ascii="Times New Roman" w:eastAsia="Calibri" w:hAnsi="Times New Roman" w:cs="Times New Roman"/>
          <w:b/>
          <w:bCs/>
          <w:sz w:val="24"/>
          <w:szCs w:val="24"/>
          <w:lang w:val="en-GB"/>
        </w:rPr>
      </w:pPr>
    </w:p>
    <w:p w14:paraId="537222B3" w14:textId="77777777" w:rsidR="00787B51" w:rsidRPr="006300AF" w:rsidRDefault="00EC3B04" w:rsidP="00ED5DEC">
      <w:pPr>
        <w:pageBreakBefore/>
        <w:spacing w:after="0" w:line="360" w:lineRule="auto"/>
        <w:jc w:val="both"/>
        <w:rPr>
          <w:rFonts w:ascii="Times New Roman" w:eastAsia="Calibri" w:hAnsi="Times New Roman" w:cs="Times New Roman"/>
          <w:b/>
          <w:bCs/>
          <w:sz w:val="24"/>
          <w:szCs w:val="24"/>
          <w:lang w:val="en-GB"/>
        </w:rPr>
      </w:pPr>
      <w:r w:rsidRPr="006300AF">
        <w:rPr>
          <w:rFonts w:ascii="Times New Roman" w:eastAsia="Calibri" w:hAnsi="Times New Roman" w:cs="Times New Roman"/>
          <w:b/>
          <w:bCs/>
          <w:sz w:val="24"/>
          <w:szCs w:val="24"/>
          <w:lang w:val="en-GB"/>
        </w:rPr>
        <w:lastRenderedPageBreak/>
        <w:t>4</w:t>
      </w:r>
      <w:r w:rsidR="00472F97" w:rsidRPr="006300AF">
        <w:rPr>
          <w:rFonts w:ascii="Times New Roman" w:eastAsia="Calibri" w:hAnsi="Times New Roman" w:cs="Times New Roman"/>
          <w:b/>
          <w:bCs/>
          <w:sz w:val="24"/>
          <w:szCs w:val="24"/>
          <w:lang w:val="en-GB"/>
        </w:rPr>
        <w:t>.5</w:t>
      </w:r>
      <w:r w:rsidR="00472F97" w:rsidRPr="006300AF">
        <w:rPr>
          <w:rFonts w:ascii="Times New Roman" w:eastAsia="Calibri" w:hAnsi="Times New Roman" w:cs="Times New Roman"/>
          <w:b/>
          <w:bCs/>
          <w:sz w:val="24"/>
          <w:szCs w:val="24"/>
          <w:lang w:val="en-GB"/>
        </w:rPr>
        <w:tab/>
      </w:r>
      <w:r w:rsidR="00787B51" w:rsidRPr="006300AF">
        <w:rPr>
          <w:rFonts w:ascii="Times New Roman" w:eastAsia="Calibri" w:hAnsi="Times New Roman" w:cs="Times New Roman"/>
          <w:b/>
          <w:bCs/>
          <w:sz w:val="24"/>
          <w:szCs w:val="24"/>
          <w:lang w:val="en-GB"/>
        </w:rPr>
        <w:t>Patient Preparation</w:t>
      </w:r>
      <w:r w:rsidR="000A7D64" w:rsidRPr="006300AF">
        <w:rPr>
          <w:rFonts w:ascii="Times New Roman" w:eastAsia="Calibri" w:hAnsi="Times New Roman" w:cs="Times New Roman"/>
          <w:b/>
          <w:bCs/>
          <w:sz w:val="24"/>
          <w:szCs w:val="24"/>
          <w:lang w:val="en-GB"/>
        </w:rPr>
        <w:t xml:space="preserve"> for CURE RCT</w:t>
      </w:r>
      <w:r w:rsidR="00787B51" w:rsidRPr="006300AF">
        <w:rPr>
          <w:rFonts w:ascii="Times New Roman" w:eastAsia="Calibri" w:hAnsi="Times New Roman" w:cs="Times New Roman"/>
          <w:b/>
          <w:bCs/>
          <w:sz w:val="24"/>
          <w:szCs w:val="24"/>
          <w:lang w:val="en-GB"/>
        </w:rPr>
        <w:t>:</w:t>
      </w:r>
    </w:p>
    <w:p w14:paraId="5CAA1793" w14:textId="77777777" w:rsidR="00AE212F" w:rsidRPr="006300AF" w:rsidRDefault="00AE212F" w:rsidP="00910B0F">
      <w:pPr>
        <w:pStyle w:val="ListParagraph"/>
        <w:numPr>
          <w:ilvl w:val="0"/>
          <w:numId w:val="19"/>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For the length of mechanical ventilation, patients will be randomised to SPV (Control) or MBV (Intervention) using a block randomisation software (4, 6, 8 or 10 patients per block).</w:t>
      </w:r>
      <w:r w:rsidR="000235A0" w:rsidRPr="006300AF">
        <w:rPr>
          <w:rFonts w:ascii="Times New Roman" w:hAnsi="Times New Roman" w:cs="Times New Roman"/>
          <w:sz w:val="24"/>
          <w:szCs w:val="24"/>
          <w:lang w:val="en-GB"/>
        </w:rPr>
        <w:t xml:space="preserve"> </w:t>
      </w:r>
    </w:p>
    <w:p w14:paraId="0457477C" w14:textId="77777777" w:rsidR="000235A0" w:rsidRPr="006300AF" w:rsidRDefault="000235A0" w:rsidP="00910B0F">
      <w:pPr>
        <w:pStyle w:val="ListParagraph"/>
        <w:numPr>
          <w:ilvl w:val="0"/>
          <w:numId w:val="19"/>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All patients enrolled are to be ventilated using </w:t>
      </w:r>
      <w:r w:rsidR="00397C42" w:rsidRPr="006300AF">
        <w:rPr>
          <w:rFonts w:ascii="Times New Roman" w:hAnsi="Times New Roman" w:cs="Times New Roman"/>
          <w:sz w:val="24"/>
          <w:szCs w:val="24"/>
          <w:lang w:val="en-GB"/>
        </w:rPr>
        <w:t xml:space="preserve">Puritan Bennett PB840 ventilator (Covidien, Boulder, CO, USA) using synchronized intermittent mandatory ventilation (SIMV) with volume control </w:t>
      </w:r>
      <w:r w:rsidRPr="006300AF">
        <w:rPr>
          <w:rFonts w:ascii="Times New Roman" w:hAnsi="Times New Roman" w:cs="Times New Roman"/>
          <w:sz w:val="24"/>
          <w:szCs w:val="24"/>
          <w:lang w:val="en-GB"/>
        </w:rPr>
        <w:t>ventilation.</w:t>
      </w:r>
    </w:p>
    <w:p w14:paraId="235E14CC" w14:textId="3601489E" w:rsidR="00397C42" w:rsidRPr="006300AF" w:rsidRDefault="00397C42" w:rsidP="00910B0F">
      <w:pPr>
        <w:pStyle w:val="ListParagraph"/>
        <w:numPr>
          <w:ilvl w:val="0"/>
          <w:numId w:val="19"/>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Patients who are already ventilated using </w:t>
      </w:r>
      <w:proofErr w:type="spellStart"/>
      <w:r w:rsidRPr="006300AF">
        <w:rPr>
          <w:rFonts w:ascii="Times New Roman" w:hAnsi="Times New Roman" w:cs="Times New Roman"/>
          <w:sz w:val="24"/>
          <w:szCs w:val="24"/>
          <w:lang w:val="en-GB"/>
        </w:rPr>
        <w:t>Dr</w:t>
      </w:r>
      <w:r w:rsidR="000A1396" w:rsidRPr="006300AF">
        <w:rPr>
          <w:rFonts w:ascii="Times New Roman" w:hAnsi="Times New Roman" w:cs="Times New Roman"/>
          <w:sz w:val="24"/>
          <w:szCs w:val="24"/>
          <w:lang w:val="en-GB"/>
        </w:rPr>
        <w:t>ä</w:t>
      </w:r>
      <w:r w:rsidRPr="006300AF">
        <w:rPr>
          <w:rFonts w:ascii="Times New Roman" w:hAnsi="Times New Roman" w:cs="Times New Roman"/>
          <w:sz w:val="24"/>
          <w:szCs w:val="24"/>
          <w:lang w:val="en-GB"/>
        </w:rPr>
        <w:t>ger</w:t>
      </w:r>
      <w:proofErr w:type="spellEnd"/>
      <w:r w:rsidRPr="006300AF">
        <w:rPr>
          <w:rFonts w:ascii="Times New Roman" w:hAnsi="Times New Roman" w:cs="Times New Roman"/>
          <w:sz w:val="24"/>
          <w:szCs w:val="24"/>
          <w:lang w:val="en-GB"/>
        </w:rPr>
        <w:t xml:space="preserve"> V500 ventilator (</w:t>
      </w:r>
      <w:proofErr w:type="spellStart"/>
      <w:r w:rsidRPr="006300AF">
        <w:rPr>
          <w:rFonts w:ascii="Times New Roman" w:hAnsi="Times New Roman" w:cs="Times New Roman"/>
          <w:sz w:val="24"/>
          <w:szCs w:val="24"/>
          <w:lang w:val="en-GB"/>
        </w:rPr>
        <w:t>Drägerwerk</w:t>
      </w:r>
      <w:proofErr w:type="spellEnd"/>
      <w:r w:rsidRPr="006300AF">
        <w:rPr>
          <w:rFonts w:ascii="Times New Roman" w:hAnsi="Times New Roman" w:cs="Times New Roman"/>
          <w:sz w:val="24"/>
          <w:szCs w:val="24"/>
          <w:lang w:val="en-GB"/>
        </w:rPr>
        <w:t xml:space="preserve"> AG &amp; Co. </w:t>
      </w:r>
      <w:proofErr w:type="spellStart"/>
      <w:r w:rsidRPr="006300AF">
        <w:rPr>
          <w:rFonts w:ascii="Times New Roman" w:hAnsi="Times New Roman" w:cs="Times New Roman"/>
          <w:sz w:val="24"/>
          <w:szCs w:val="24"/>
          <w:lang w:val="en-GB"/>
        </w:rPr>
        <w:t>Lübeck</w:t>
      </w:r>
      <w:proofErr w:type="spellEnd"/>
      <w:r w:rsidRPr="006300AF">
        <w:rPr>
          <w:rFonts w:ascii="Times New Roman" w:hAnsi="Times New Roman" w:cs="Times New Roman"/>
          <w:sz w:val="24"/>
          <w:szCs w:val="24"/>
          <w:lang w:val="en-GB"/>
        </w:rPr>
        <w:t>, Germany) will have their ventilator changed to Puritan Bennett 840 for the trial.</w:t>
      </w:r>
    </w:p>
    <w:p w14:paraId="6B50AB27" w14:textId="77777777" w:rsidR="000235A0" w:rsidRPr="006300AF" w:rsidRDefault="000235A0" w:rsidP="00ED5DEC">
      <w:pPr>
        <w:spacing w:after="0" w:line="360" w:lineRule="auto"/>
        <w:ind w:left="360"/>
        <w:jc w:val="both"/>
        <w:rPr>
          <w:rFonts w:ascii="Times New Roman" w:hAnsi="Times New Roman" w:cs="Times New Roman"/>
          <w:sz w:val="24"/>
          <w:szCs w:val="24"/>
          <w:lang w:val="en-GB"/>
        </w:rPr>
      </w:pPr>
    </w:p>
    <w:p w14:paraId="10C2D73B" w14:textId="75CD3E4F" w:rsidR="000A7D64" w:rsidRPr="006300AF" w:rsidRDefault="00386D4D" w:rsidP="00386D4D">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b/>
          <w:sz w:val="24"/>
          <w:szCs w:val="24"/>
          <w:lang w:val="en-GB"/>
        </w:rPr>
        <w:t>4.5.1</w:t>
      </w:r>
      <w:r w:rsidRPr="006300AF">
        <w:rPr>
          <w:rFonts w:ascii="Times New Roman" w:hAnsi="Times New Roman" w:cs="Times New Roman"/>
          <w:b/>
          <w:sz w:val="24"/>
          <w:szCs w:val="24"/>
          <w:lang w:val="en-GB"/>
        </w:rPr>
        <w:tab/>
      </w:r>
      <w:r w:rsidR="000955BB" w:rsidRPr="006300AF">
        <w:rPr>
          <w:rFonts w:ascii="Times New Roman" w:hAnsi="Times New Roman" w:cs="Times New Roman"/>
          <w:b/>
          <w:sz w:val="24"/>
          <w:szCs w:val="24"/>
          <w:lang w:val="en-GB"/>
        </w:rPr>
        <w:t>P</w:t>
      </w:r>
      <w:r w:rsidR="000A7D64" w:rsidRPr="006300AF">
        <w:rPr>
          <w:rFonts w:ascii="Times New Roman" w:hAnsi="Times New Roman" w:cs="Times New Roman"/>
          <w:b/>
          <w:sz w:val="24"/>
          <w:szCs w:val="24"/>
          <w:lang w:val="en-GB"/>
        </w:rPr>
        <w:t>rocedures for Control</w:t>
      </w:r>
      <w:r w:rsidR="000235A0" w:rsidRPr="006300AF">
        <w:rPr>
          <w:rFonts w:ascii="Times New Roman" w:hAnsi="Times New Roman" w:cs="Times New Roman"/>
          <w:b/>
          <w:sz w:val="24"/>
          <w:szCs w:val="24"/>
          <w:lang w:val="en-GB"/>
        </w:rPr>
        <w:t xml:space="preserve"> group</w:t>
      </w:r>
      <w:r w:rsidR="000A7D64" w:rsidRPr="006300AF">
        <w:rPr>
          <w:rFonts w:ascii="Times New Roman" w:hAnsi="Times New Roman" w:cs="Times New Roman"/>
          <w:b/>
          <w:sz w:val="24"/>
          <w:szCs w:val="24"/>
          <w:lang w:val="en-GB"/>
        </w:rPr>
        <w:t>, SPV</w:t>
      </w:r>
    </w:p>
    <w:p w14:paraId="1DC7A0D1" w14:textId="77777777" w:rsidR="000235A0" w:rsidRPr="006300AF" w:rsidRDefault="004049A3" w:rsidP="00910B0F">
      <w:pPr>
        <w:numPr>
          <w:ilvl w:val="0"/>
          <w:numId w:val="19"/>
        </w:numPr>
        <w:spacing w:after="0" w:line="360" w:lineRule="auto"/>
        <w:ind w:left="714" w:hanging="357"/>
        <w:jc w:val="both"/>
        <w:rPr>
          <w:rFonts w:ascii="Times New Roman" w:hAnsi="Times New Roman" w:cs="Times New Roman"/>
          <w:sz w:val="24"/>
          <w:lang w:val="en-GB"/>
        </w:rPr>
      </w:pPr>
      <w:r w:rsidRPr="006300AF">
        <w:rPr>
          <w:rFonts w:ascii="Times New Roman" w:hAnsi="Times New Roman" w:cs="Times New Roman"/>
          <w:sz w:val="24"/>
          <w:lang w:val="en-GB"/>
        </w:rPr>
        <w:t xml:space="preserve">For patients randomised for SPV (control), they will receive current standard of care, which limits </w:t>
      </w:r>
      <w:r w:rsidRPr="006300AF">
        <w:rPr>
          <w:rFonts w:ascii="Times New Roman" w:hAnsi="Times New Roman" w:cs="Times New Roman"/>
          <w:sz w:val="24"/>
          <w:lang w:val="en-GB" w:eastAsia="zh-TW"/>
        </w:rPr>
        <w:t>plateau pressure less than or equal to 30 cmH</w:t>
      </w:r>
      <w:r w:rsidRPr="006300AF">
        <w:rPr>
          <w:rFonts w:ascii="Times New Roman" w:hAnsi="Times New Roman" w:cs="Times New Roman"/>
          <w:sz w:val="24"/>
          <w:vertAlign w:val="subscript"/>
          <w:lang w:val="en-GB" w:eastAsia="zh-TW"/>
        </w:rPr>
        <w:t>2</w:t>
      </w:r>
      <w:r w:rsidRPr="006300AF">
        <w:rPr>
          <w:rFonts w:ascii="Times New Roman" w:hAnsi="Times New Roman" w:cs="Times New Roman"/>
          <w:sz w:val="24"/>
          <w:lang w:val="en-GB" w:eastAsia="zh-TW"/>
        </w:rPr>
        <w:t>O</w:t>
      </w:r>
      <w:r w:rsidRPr="006300AF">
        <w:rPr>
          <w:rFonts w:ascii="Times New Roman" w:hAnsi="Times New Roman" w:cs="Times New Roman"/>
          <w:sz w:val="24"/>
          <w:lang w:val="en-GB"/>
        </w:rPr>
        <w:t xml:space="preserve"> </w:t>
      </w:r>
      <w:r w:rsidRPr="006300AF">
        <w:rPr>
          <w:rFonts w:ascii="Times New Roman" w:hAnsi="Times New Roman" w:cs="Times New Roman"/>
          <w:sz w:val="24"/>
          <w:lang w:val="en-GB" w:eastAsia="zh-TW"/>
        </w:rPr>
        <w:t xml:space="preserve">while maximising </w:t>
      </w:r>
      <w:r w:rsidRPr="006300AF">
        <w:rPr>
          <w:rFonts w:ascii="Times New Roman" w:hAnsi="Times New Roman" w:cs="Times New Roman"/>
          <w:sz w:val="24"/>
          <w:lang w:val="en-GB"/>
        </w:rPr>
        <w:t xml:space="preserve">tidal volume, </w:t>
      </w:r>
      <w:proofErr w:type="spellStart"/>
      <w:proofErr w:type="gramStart"/>
      <w:r w:rsidRPr="006300AF">
        <w:rPr>
          <w:rFonts w:ascii="Times New Roman" w:hAnsi="Times New Roman" w:cs="Times New Roman"/>
          <w:i/>
          <w:sz w:val="24"/>
          <w:lang w:val="en-GB"/>
        </w:rPr>
        <w:t>V</w:t>
      </w:r>
      <w:r w:rsidRPr="006300AF">
        <w:rPr>
          <w:rFonts w:ascii="Times New Roman" w:hAnsi="Times New Roman" w:cs="Times New Roman"/>
          <w:i/>
          <w:sz w:val="24"/>
          <w:vertAlign w:val="subscript"/>
          <w:lang w:val="en-GB"/>
        </w:rPr>
        <w:t>t</w:t>
      </w:r>
      <w:proofErr w:type="spellEnd"/>
      <w:proofErr w:type="gramEnd"/>
      <w:r w:rsidRPr="006300AF">
        <w:rPr>
          <w:rFonts w:ascii="Times New Roman" w:hAnsi="Times New Roman" w:cs="Times New Roman"/>
          <w:sz w:val="24"/>
          <w:lang w:val="en-GB"/>
        </w:rPr>
        <w:t xml:space="preserve"> = </w:t>
      </w:r>
      <w:r w:rsidR="000235A0" w:rsidRPr="006300AF">
        <w:rPr>
          <w:rFonts w:ascii="Times New Roman" w:hAnsi="Times New Roman" w:cs="Times New Roman"/>
          <w:sz w:val="24"/>
          <w:lang w:val="en-GB" w:eastAsia="zh-TW"/>
        </w:rPr>
        <w:t>6</w:t>
      </w:r>
      <w:r w:rsidRPr="006300AF">
        <w:rPr>
          <w:rFonts w:ascii="Times New Roman" w:hAnsi="Times New Roman" w:cs="Times New Roman"/>
          <w:sz w:val="24"/>
          <w:lang w:val="en-GB"/>
        </w:rPr>
        <w:t>~8</w:t>
      </w:r>
      <w:r w:rsidR="00386D4D" w:rsidRPr="006300AF">
        <w:rPr>
          <w:rFonts w:ascii="Times New Roman" w:hAnsi="Times New Roman" w:cs="Times New Roman"/>
          <w:sz w:val="24"/>
          <w:lang w:val="en-GB"/>
        </w:rPr>
        <w:t xml:space="preserve"> </w:t>
      </w:r>
      <w:r w:rsidRPr="006300AF">
        <w:rPr>
          <w:rFonts w:ascii="Times New Roman" w:hAnsi="Times New Roman" w:cs="Times New Roman"/>
          <w:sz w:val="24"/>
          <w:lang w:val="en-GB"/>
        </w:rPr>
        <w:t>ml/kg</w:t>
      </w:r>
      <w:r w:rsidRPr="006300AF">
        <w:rPr>
          <w:rFonts w:ascii="Times New Roman" w:hAnsi="Times New Roman" w:cs="Times New Roman"/>
          <w:sz w:val="24"/>
          <w:lang w:val="en-GB" w:eastAsia="zh-TW"/>
        </w:rPr>
        <w:t xml:space="preserve"> based on predicted </w:t>
      </w:r>
      <w:r w:rsidR="000235A0" w:rsidRPr="006300AF">
        <w:rPr>
          <w:rFonts w:ascii="Times New Roman" w:hAnsi="Times New Roman" w:cs="Times New Roman"/>
          <w:sz w:val="24"/>
          <w:lang w:val="en-GB" w:eastAsia="zh-TW"/>
        </w:rPr>
        <w:t xml:space="preserve">body weight using arm </w:t>
      </w:r>
      <w:proofErr w:type="spellStart"/>
      <w:r w:rsidR="000235A0" w:rsidRPr="006300AF">
        <w:rPr>
          <w:rFonts w:ascii="Times New Roman" w:hAnsi="Times New Roman" w:cs="Times New Roman"/>
          <w:sz w:val="24"/>
          <w:lang w:val="en-GB" w:eastAsia="zh-TW"/>
        </w:rPr>
        <w:t>demispan</w:t>
      </w:r>
      <w:proofErr w:type="spellEnd"/>
      <w:r w:rsidR="000235A0" w:rsidRPr="006300AF">
        <w:rPr>
          <w:rFonts w:ascii="Times New Roman" w:hAnsi="Times New Roman" w:cs="Times New Roman"/>
          <w:sz w:val="24"/>
          <w:lang w:val="en-GB" w:eastAsia="zh-TW"/>
        </w:rPr>
        <w:t xml:space="preserve">. The arm </w:t>
      </w:r>
      <w:proofErr w:type="spellStart"/>
      <w:r w:rsidR="000235A0" w:rsidRPr="006300AF">
        <w:rPr>
          <w:rFonts w:ascii="Times New Roman" w:hAnsi="Times New Roman" w:cs="Times New Roman"/>
          <w:sz w:val="24"/>
          <w:lang w:val="en-GB" w:eastAsia="zh-TW"/>
        </w:rPr>
        <w:t>demispan</w:t>
      </w:r>
      <w:proofErr w:type="spellEnd"/>
      <w:r w:rsidR="000235A0" w:rsidRPr="006300AF">
        <w:rPr>
          <w:rFonts w:ascii="Times New Roman" w:hAnsi="Times New Roman" w:cs="Times New Roman"/>
          <w:sz w:val="24"/>
          <w:lang w:val="en-GB" w:eastAsia="zh-TW"/>
        </w:rPr>
        <w:t xml:space="preserve"> is measured from sternal notch to base of 4</w:t>
      </w:r>
      <w:r w:rsidR="000235A0" w:rsidRPr="006300AF">
        <w:rPr>
          <w:rFonts w:ascii="Times New Roman" w:hAnsi="Times New Roman" w:cs="Times New Roman"/>
          <w:sz w:val="24"/>
          <w:vertAlign w:val="superscript"/>
          <w:lang w:val="en-GB" w:eastAsia="zh-TW"/>
        </w:rPr>
        <w:t>th</w:t>
      </w:r>
      <w:r w:rsidR="000235A0" w:rsidRPr="006300AF">
        <w:rPr>
          <w:rFonts w:ascii="Times New Roman" w:hAnsi="Times New Roman" w:cs="Times New Roman"/>
          <w:sz w:val="24"/>
          <w:lang w:val="en-GB" w:eastAsia="zh-TW"/>
        </w:rPr>
        <w:t xml:space="preserve"> finger and use the look-up table at the bedside to calculate this range.</w:t>
      </w:r>
    </w:p>
    <w:p w14:paraId="0E71361D" w14:textId="77777777" w:rsidR="003716E4" w:rsidRPr="006300AF" w:rsidRDefault="008E6473" w:rsidP="00910B0F">
      <w:pPr>
        <w:numPr>
          <w:ilvl w:val="0"/>
          <w:numId w:val="19"/>
        </w:numPr>
        <w:spacing w:after="0" w:line="360" w:lineRule="auto"/>
        <w:ind w:left="714" w:hanging="357"/>
        <w:jc w:val="both"/>
        <w:rPr>
          <w:rFonts w:ascii="Times New Roman" w:hAnsi="Times New Roman" w:cs="Times New Roman"/>
          <w:sz w:val="24"/>
          <w:lang w:val="en-GB"/>
        </w:rPr>
      </w:pPr>
      <w:r w:rsidRPr="006300AF">
        <w:rPr>
          <w:rFonts w:ascii="Times New Roman" w:hAnsi="Times New Roman" w:cs="Times New Roman"/>
          <w:sz w:val="24"/>
          <w:lang w:val="en-GB"/>
        </w:rPr>
        <w:t>Ventilation rate should be adjusted between 12 and 20 breaths per minute. Maintain the plateau-PEEP pressure to ≤ 30 cmH</w:t>
      </w:r>
      <w:r w:rsidRPr="006300AF">
        <w:rPr>
          <w:rFonts w:ascii="Times New Roman" w:hAnsi="Times New Roman" w:cs="Times New Roman"/>
          <w:sz w:val="24"/>
          <w:vertAlign w:val="subscript"/>
          <w:lang w:val="en-GB"/>
        </w:rPr>
        <w:t>2</w:t>
      </w:r>
      <w:r w:rsidRPr="006300AF">
        <w:rPr>
          <w:rFonts w:ascii="Times New Roman" w:hAnsi="Times New Roman" w:cs="Times New Roman"/>
          <w:sz w:val="24"/>
          <w:lang w:val="en-GB"/>
        </w:rPr>
        <w:t>O. If necessary, the tidal volume may be reduced as low as 4</w:t>
      </w:r>
      <w:r w:rsidR="008E389F" w:rsidRPr="006300AF">
        <w:rPr>
          <w:rFonts w:ascii="Times New Roman" w:hAnsi="Times New Roman" w:cs="Times New Roman"/>
          <w:sz w:val="24"/>
          <w:lang w:val="en-GB"/>
        </w:rPr>
        <w:t xml:space="preserve"> </w:t>
      </w:r>
      <w:r w:rsidRPr="006300AF">
        <w:rPr>
          <w:rFonts w:ascii="Times New Roman" w:hAnsi="Times New Roman" w:cs="Times New Roman"/>
          <w:sz w:val="24"/>
          <w:lang w:val="en-GB"/>
        </w:rPr>
        <w:t>ml/kg and the respiratory rate increased up to 30 breaths per minute. Do not attempt to normalise CO</w:t>
      </w:r>
      <w:r w:rsidRPr="006300AF">
        <w:rPr>
          <w:rFonts w:ascii="Times New Roman" w:hAnsi="Times New Roman" w:cs="Times New Roman"/>
          <w:sz w:val="24"/>
          <w:vertAlign w:val="subscript"/>
          <w:lang w:val="en-GB"/>
        </w:rPr>
        <w:t xml:space="preserve">2 </w:t>
      </w:r>
      <w:r w:rsidRPr="006300AF">
        <w:rPr>
          <w:rFonts w:ascii="Times New Roman" w:hAnsi="Times New Roman" w:cs="Times New Roman"/>
          <w:sz w:val="24"/>
          <w:lang w:val="en-GB"/>
        </w:rPr>
        <w:t>by exceeding these guidelines</w:t>
      </w:r>
      <w:r w:rsidR="003716E4" w:rsidRPr="006300AF">
        <w:rPr>
          <w:rFonts w:ascii="Times New Roman" w:hAnsi="Times New Roman" w:cs="Times New Roman"/>
          <w:sz w:val="24"/>
          <w:lang w:val="en-GB"/>
        </w:rPr>
        <w:t>.</w:t>
      </w:r>
    </w:p>
    <w:p w14:paraId="2835B540" w14:textId="77777777" w:rsidR="003716E4" w:rsidRPr="006300AF" w:rsidRDefault="004049A3" w:rsidP="00910B0F">
      <w:pPr>
        <w:numPr>
          <w:ilvl w:val="0"/>
          <w:numId w:val="19"/>
        </w:numPr>
        <w:spacing w:after="0" w:line="360" w:lineRule="auto"/>
        <w:ind w:left="714" w:hanging="357"/>
        <w:jc w:val="both"/>
        <w:rPr>
          <w:rFonts w:ascii="Times New Roman" w:hAnsi="Times New Roman" w:cs="Times New Roman"/>
          <w:sz w:val="24"/>
          <w:lang w:val="en-GB"/>
        </w:rPr>
      </w:pPr>
      <w:r w:rsidRPr="006300AF">
        <w:rPr>
          <w:rFonts w:ascii="Times New Roman" w:hAnsi="Times New Roman" w:cs="Times New Roman"/>
          <w:sz w:val="24"/>
          <w:lang w:val="en-GB"/>
        </w:rPr>
        <w:t xml:space="preserve">Positive end expiratory pressure (PEEP) and MV will be selected by clinicians as per standard practice. </w:t>
      </w:r>
    </w:p>
    <w:p w14:paraId="2F77335D" w14:textId="77777777" w:rsidR="004049A3" w:rsidRPr="006300AF" w:rsidRDefault="003716E4" w:rsidP="00910B0F">
      <w:pPr>
        <w:numPr>
          <w:ilvl w:val="0"/>
          <w:numId w:val="19"/>
        </w:numPr>
        <w:spacing w:after="0" w:line="360" w:lineRule="auto"/>
        <w:ind w:left="714" w:hanging="357"/>
        <w:jc w:val="both"/>
        <w:rPr>
          <w:rFonts w:ascii="Times New Roman" w:hAnsi="Times New Roman" w:cs="Times New Roman"/>
          <w:sz w:val="24"/>
          <w:lang w:val="en-GB"/>
        </w:rPr>
      </w:pPr>
      <w:r w:rsidRPr="006300AF">
        <w:rPr>
          <w:rFonts w:ascii="Times New Roman" w:hAnsi="Times New Roman" w:cs="Times New Roman"/>
          <w:sz w:val="24"/>
          <w:lang w:val="en-GB"/>
        </w:rPr>
        <w:t xml:space="preserve">All mechanically ventilated patients enrolled in the trial should have their </w:t>
      </w:r>
      <w:r w:rsidR="004049A3" w:rsidRPr="006300AF">
        <w:rPr>
          <w:rFonts w:ascii="Times New Roman" w:hAnsi="Times New Roman" w:cs="Times New Roman"/>
          <w:sz w:val="24"/>
          <w:lang w:val="en-GB"/>
        </w:rPr>
        <w:t>fraction of inspired oxygen</w:t>
      </w:r>
      <w:r w:rsidRPr="006300AF">
        <w:rPr>
          <w:rFonts w:ascii="Times New Roman" w:hAnsi="Times New Roman" w:cs="Times New Roman"/>
          <w:sz w:val="24"/>
          <w:lang w:val="en-GB"/>
        </w:rPr>
        <w:t xml:space="preserve"> (FiO</w:t>
      </w:r>
      <w:r w:rsidRPr="006300AF">
        <w:rPr>
          <w:rFonts w:ascii="Times New Roman" w:hAnsi="Times New Roman" w:cs="Times New Roman"/>
          <w:sz w:val="24"/>
          <w:vertAlign w:val="subscript"/>
          <w:lang w:val="en-GB"/>
        </w:rPr>
        <w:t>2</w:t>
      </w:r>
      <w:r w:rsidRPr="006300AF">
        <w:rPr>
          <w:rFonts w:ascii="Times New Roman" w:hAnsi="Times New Roman" w:cs="Times New Roman"/>
          <w:sz w:val="24"/>
          <w:lang w:val="en-GB"/>
        </w:rPr>
        <w:t>)</w:t>
      </w:r>
      <w:r w:rsidR="004049A3" w:rsidRPr="006300AF">
        <w:rPr>
          <w:rFonts w:ascii="Times New Roman" w:hAnsi="Times New Roman" w:cs="Times New Roman"/>
          <w:sz w:val="24"/>
          <w:lang w:val="en-GB"/>
        </w:rPr>
        <w:t xml:space="preserve"> </w:t>
      </w:r>
      <w:r w:rsidRPr="006300AF">
        <w:rPr>
          <w:rFonts w:ascii="Times New Roman" w:hAnsi="Times New Roman" w:cs="Times New Roman"/>
          <w:sz w:val="24"/>
          <w:lang w:val="en-GB"/>
        </w:rPr>
        <w:t>titrated to achieve the following pulse oximetry saturations.</w:t>
      </w:r>
    </w:p>
    <w:p w14:paraId="0AFA4BD5" w14:textId="7951BF16" w:rsidR="003716E4" w:rsidRPr="00416ADF" w:rsidRDefault="00416ADF" w:rsidP="00910B0F">
      <w:pPr>
        <w:numPr>
          <w:ilvl w:val="1"/>
          <w:numId w:val="19"/>
        </w:numPr>
        <w:spacing w:after="0" w:line="360" w:lineRule="auto"/>
        <w:jc w:val="both"/>
        <w:rPr>
          <w:rFonts w:ascii="Times New Roman" w:hAnsi="Times New Roman" w:cs="Times New Roman"/>
          <w:sz w:val="24"/>
          <w:highlight w:val="yellow"/>
          <w:lang w:val="en-GB"/>
        </w:rPr>
      </w:pPr>
      <w:r w:rsidRPr="00416ADF">
        <w:rPr>
          <w:rFonts w:ascii="Times New Roman" w:hAnsi="Times New Roman" w:cs="Times New Roman"/>
          <w:sz w:val="24"/>
          <w:highlight w:val="yellow"/>
          <w:lang w:val="en-GB"/>
        </w:rPr>
        <w:t>Aim for a saturation of 88</w:t>
      </w:r>
      <w:r w:rsidR="003716E4" w:rsidRPr="00416ADF">
        <w:rPr>
          <w:rFonts w:ascii="Times New Roman" w:hAnsi="Times New Roman" w:cs="Times New Roman"/>
          <w:sz w:val="24"/>
          <w:highlight w:val="yellow"/>
          <w:lang w:val="en-GB"/>
        </w:rPr>
        <w:t>-9</w:t>
      </w:r>
      <w:r w:rsidRPr="00416ADF">
        <w:rPr>
          <w:rFonts w:ascii="Times New Roman" w:hAnsi="Times New Roman" w:cs="Times New Roman"/>
          <w:sz w:val="24"/>
          <w:highlight w:val="yellow"/>
          <w:lang w:val="en-GB"/>
        </w:rPr>
        <w:t>5</w:t>
      </w:r>
      <w:r w:rsidR="003716E4" w:rsidRPr="00416ADF">
        <w:rPr>
          <w:rFonts w:ascii="Times New Roman" w:hAnsi="Times New Roman" w:cs="Times New Roman"/>
          <w:sz w:val="24"/>
          <w:highlight w:val="yellow"/>
          <w:lang w:val="en-GB"/>
        </w:rPr>
        <w:t>%.</w:t>
      </w:r>
      <w:r w:rsidRPr="00416ADF">
        <w:rPr>
          <w:rFonts w:ascii="Times New Roman" w:hAnsi="Times New Roman" w:cs="Times New Roman"/>
          <w:sz w:val="24"/>
          <w:highlight w:val="yellow"/>
          <w:lang w:val="en-GB"/>
        </w:rPr>
        <w:t xml:space="preserve"> For higher </w:t>
      </w:r>
      <w:r w:rsidR="00B25A91">
        <w:rPr>
          <w:rFonts w:ascii="Times New Roman" w:hAnsi="Times New Roman" w:cs="Times New Roman"/>
          <w:sz w:val="24"/>
          <w:highlight w:val="yellow"/>
          <w:lang w:val="en-GB"/>
        </w:rPr>
        <w:t>Fi</w:t>
      </w:r>
      <w:r w:rsidRPr="00416ADF">
        <w:rPr>
          <w:rFonts w:ascii="Times New Roman" w:hAnsi="Times New Roman" w:cs="Times New Roman"/>
          <w:sz w:val="24"/>
          <w:highlight w:val="yellow"/>
          <w:lang w:val="en-GB"/>
        </w:rPr>
        <w:t>O</w:t>
      </w:r>
      <w:r w:rsidRPr="00B25A91">
        <w:rPr>
          <w:rFonts w:ascii="Times New Roman" w:hAnsi="Times New Roman" w:cs="Times New Roman"/>
          <w:sz w:val="24"/>
          <w:highlight w:val="yellow"/>
          <w:vertAlign w:val="subscript"/>
          <w:lang w:val="en-GB"/>
        </w:rPr>
        <w:t>2</w:t>
      </w:r>
      <w:r w:rsidRPr="00416ADF">
        <w:rPr>
          <w:rFonts w:ascii="Times New Roman" w:hAnsi="Times New Roman" w:cs="Times New Roman"/>
          <w:sz w:val="24"/>
          <w:highlight w:val="yellow"/>
          <w:lang w:val="en-GB"/>
        </w:rPr>
        <w:t xml:space="preserve"> use target lower end of the aim.</w:t>
      </w:r>
    </w:p>
    <w:p w14:paraId="760B2EA1" w14:textId="76D8EA26" w:rsidR="00416ADF" w:rsidRPr="006300AF" w:rsidRDefault="00416ADF" w:rsidP="00416ADF">
      <w:pPr>
        <w:spacing w:after="0" w:line="360" w:lineRule="auto"/>
        <w:ind w:left="1440"/>
        <w:jc w:val="both"/>
        <w:rPr>
          <w:rFonts w:ascii="Times New Roman" w:hAnsi="Times New Roman" w:cs="Times New Roman"/>
          <w:sz w:val="24"/>
          <w:lang w:val="en-GB"/>
        </w:rPr>
      </w:pPr>
      <w:r w:rsidRPr="00416ADF">
        <w:rPr>
          <w:rFonts w:ascii="Times New Roman" w:hAnsi="Times New Roman" w:cs="Times New Roman"/>
          <w:sz w:val="24"/>
          <w:highlight w:val="yellow"/>
          <w:lang w:val="en-GB"/>
        </w:rPr>
        <w:t xml:space="preserve">For example: if </w:t>
      </w:r>
      <w:r w:rsidR="00B25A91">
        <w:rPr>
          <w:rFonts w:ascii="Times New Roman" w:hAnsi="Times New Roman" w:cs="Times New Roman"/>
          <w:sz w:val="24"/>
          <w:highlight w:val="yellow"/>
          <w:lang w:val="en-GB"/>
        </w:rPr>
        <w:t>F</w:t>
      </w:r>
      <w:r w:rsidRPr="00416ADF">
        <w:rPr>
          <w:rFonts w:ascii="Times New Roman" w:hAnsi="Times New Roman" w:cs="Times New Roman"/>
          <w:sz w:val="24"/>
          <w:highlight w:val="yellow"/>
          <w:lang w:val="en-GB"/>
        </w:rPr>
        <w:t>iO</w:t>
      </w:r>
      <w:r w:rsidRPr="00B25A91">
        <w:rPr>
          <w:rFonts w:ascii="Times New Roman" w:hAnsi="Times New Roman" w:cs="Times New Roman"/>
          <w:sz w:val="24"/>
          <w:highlight w:val="yellow"/>
          <w:vertAlign w:val="subscript"/>
          <w:lang w:val="en-GB"/>
        </w:rPr>
        <w:t>2</w:t>
      </w:r>
      <w:r w:rsidRPr="00416ADF">
        <w:rPr>
          <w:rFonts w:ascii="Times New Roman" w:hAnsi="Times New Roman" w:cs="Times New Roman"/>
          <w:sz w:val="24"/>
          <w:highlight w:val="yellow"/>
          <w:lang w:val="en-GB"/>
        </w:rPr>
        <w:t xml:space="preserve"> of 0.6 target saturation 88-90%.</w:t>
      </w:r>
    </w:p>
    <w:p w14:paraId="08EAA9B6" w14:textId="127C1E30" w:rsidR="00ED5DEC" w:rsidRPr="006300AF" w:rsidRDefault="003716E4" w:rsidP="00910B0F">
      <w:pPr>
        <w:pStyle w:val="ListParagraph"/>
        <w:numPr>
          <w:ilvl w:val="0"/>
          <w:numId w:val="19"/>
        </w:num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t>The FiO</w:t>
      </w:r>
      <w:r w:rsidRPr="006300AF">
        <w:rPr>
          <w:rFonts w:ascii="Times New Roman" w:hAnsi="Times New Roman" w:cs="Times New Roman"/>
          <w:sz w:val="24"/>
          <w:vertAlign w:val="subscript"/>
          <w:lang w:val="en-GB"/>
        </w:rPr>
        <w:t>2</w:t>
      </w:r>
      <w:r w:rsidR="00436756" w:rsidRPr="006300AF">
        <w:rPr>
          <w:rFonts w:ascii="Times New Roman" w:hAnsi="Times New Roman" w:cs="Times New Roman"/>
          <w:sz w:val="24"/>
          <w:lang w:val="en-GB"/>
        </w:rPr>
        <w:t xml:space="preserve"> should only be increase</w:t>
      </w:r>
      <w:r w:rsidRPr="006300AF">
        <w:rPr>
          <w:rFonts w:ascii="Times New Roman" w:hAnsi="Times New Roman" w:cs="Times New Roman"/>
          <w:sz w:val="24"/>
          <w:lang w:val="en-GB"/>
        </w:rPr>
        <w:t>d (above 0.21) if these targets are not met. Us</w:t>
      </w:r>
      <w:r w:rsidR="00436756" w:rsidRPr="006300AF">
        <w:rPr>
          <w:rFonts w:ascii="Times New Roman" w:hAnsi="Times New Roman" w:cs="Times New Roman"/>
          <w:sz w:val="24"/>
          <w:lang w:val="en-GB"/>
        </w:rPr>
        <w:t>e 5% increments starting with a</w:t>
      </w:r>
      <w:r w:rsidRPr="006300AF">
        <w:rPr>
          <w:rFonts w:ascii="Times New Roman" w:hAnsi="Times New Roman" w:cs="Times New Roman"/>
          <w:sz w:val="24"/>
          <w:lang w:val="en-GB"/>
        </w:rPr>
        <w:t xml:space="preserve"> FiO</w:t>
      </w:r>
      <w:r w:rsidRPr="006300AF">
        <w:rPr>
          <w:rFonts w:ascii="Times New Roman" w:hAnsi="Times New Roman" w:cs="Times New Roman"/>
          <w:sz w:val="24"/>
          <w:vertAlign w:val="subscript"/>
          <w:lang w:val="en-GB"/>
        </w:rPr>
        <w:t>2</w:t>
      </w:r>
      <w:r w:rsidRPr="006300AF">
        <w:rPr>
          <w:rFonts w:ascii="Times New Roman" w:hAnsi="Times New Roman" w:cs="Times New Roman"/>
          <w:sz w:val="24"/>
          <w:lang w:val="en-GB"/>
        </w:rPr>
        <w:t xml:space="preserve"> = 0.25. To avoid toggling between two FiO</w:t>
      </w:r>
      <w:r w:rsidRPr="006300AF">
        <w:rPr>
          <w:rFonts w:ascii="Times New Roman" w:hAnsi="Times New Roman" w:cs="Times New Roman"/>
          <w:sz w:val="24"/>
          <w:vertAlign w:val="subscript"/>
          <w:lang w:val="en-GB"/>
        </w:rPr>
        <w:t>2</w:t>
      </w:r>
      <w:r w:rsidRPr="006300AF">
        <w:rPr>
          <w:rFonts w:ascii="Times New Roman" w:hAnsi="Times New Roman" w:cs="Times New Roman"/>
          <w:sz w:val="24"/>
          <w:lang w:val="en-GB"/>
        </w:rPr>
        <w:t xml:space="preserve"> levels, please allow about 10-15 minutes before changing the FiO</w:t>
      </w:r>
      <w:r w:rsidRPr="006300AF">
        <w:rPr>
          <w:rFonts w:ascii="Times New Roman" w:hAnsi="Times New Roman" w:cs="Times New Roman"/>
          <w:sz w:val="24"/>
          <w:vertAlign w:val="subscript"/>
          <w:lang w:val="en-GB"/>
        </w:rPr>
        <w:t>2</w:t>
      </w:r>
      <w:r w:rsidRPr="006300AF">
        <w:rPr>
          <w:rFonts w:ascii="Times New Roman" w:hAnsi="Times New Roman" w:cs="Times New Roman"/>
          <w:sz w:val="24"/>
          <w:lang w:val="en-GB"/>
        </w:rPr>
        <w:t>.</w:t>
      </w:r>
      <w:r w:rsidR="00ED5DEC" w:rsidRPr="006300AF">
        <w:rPr>
          <w:rFonts w:ascii="Times New Roman" w:hAnsi="Times New Roman" w:cs="Times New Roman"/>
          <w:sz w:val="24"/>
          <w:lang w:val="en-GB"/>
        </w:rPr>
        <w:t xml:space="preserve"> There will be natural variation in S</w:t>
      </w:r>
      <w:r w:rsidR="00386D4D" w:rsidRPr="006300AF">
        <w:rPr>
          <w:rFonts w:ascii="Times New Roman" w:hAnsi="Times New Roman" w:cs="Times New Roman"/>
          <w:sz w:val="24"/>
          <w:lang w:val="en-GB"/>
        </w:rPr>
        <w:t>p</w:t>
      </w:r>
      <w:r w:rsidR="00ED5DEC" w:rsidRPr="006300AF">
        <w:rPr>
          <w:rFonts w:ascii="Times New Roman" w:hAnsi="Times New Roman" w:cs="Times New Roman"/>
          <w:sz w:val="24"/>
          <w:lang w:val="en-GB"/>
        </w:rPr>
        <w:t>O</w:t>
      </w:r>
      <w:r w:rsidR="00ED5DEC" w:rsidRPr="006300AF">
        <w:rPr>
          <w:rFonts w:ascii="Times New Roman" w:hAnsi="Times New Roman" w:cs="Times New Roman"/>
          <w:sz w:val="24"/>
          <w:vertAlign w:val="subscript"/>
          <w:lang w:val="en-GB"/>
        </w:rPr>
        <w:t>2</w:t>
      </w:r>
      <w:r w:rsidR="00ED5DEC" w:rsidRPr="006300AF">
        <w:rPr>
          <w:rFonts w:ascii="Times New Roman" w:hAnsi="Times New Roman" w:cs="Times New Roman"/>
          <w:sz w:val="24"/>
          <w:lang w:val="en-GB"/>
        </w:rPr>
        <w:t xml:space="preserve"> levels. Choose the best F</w:t>
      </w:r>
      <w:r w:rsidR="00386D4D" w:rsidRPr="006300AF">
        <w:rPr>
          <w:rFonts w:ascii="Times New Roman" w:hAnsi="Times New Roman" w:cs="Times New Roman"/>
          <w:sz w:val="24"/>
          <w:lang w:val="en-GB"/>
        </w:rPr>
        <w:t>i</w:t>
      </w:r>
      <w:r w:rsidR="00ED5DEC" w:rsidRPr="006300AF">
        <w:rPr>
          <w:rFonts w:ascii="Times New Roman" w:hAnsi="Times New Roman" w:cs="Times New Roman"/>
          <w:sz w:val="24"/>
          <w:lang w:val="en-GB"/>
        </w:rPr>
        <w:t>O2</w:t>
      </w:r>
      <w:r w:rsidR="00ED5DEC" w:rsidRPr="006300AF">
        <w:rPr>
          <w:rFonts w:ascii="Times New Roman" w:hAnsi="Times New Roman" w:cs="Times New Roman"/>
          <w:sz w:val="24"/>
          <w:vertAlign w:val="subscript"/>
          <w:lang w:val="en-GB"/>
        </w:rPr>
        <w:t>2</w:t>
      </w:r>
      <w:r w:rsidR="00ED5DEC" w:rsidRPr="006300AF">
        <w:rPr>
          <w:rFonts w:ascii="Times New Roman" w:hAnsi="Times New Roman" w:cs="Times New Roman"/>
          <w:sz w:val="24"/>
          <w:lang w:val="en-GB"/>
        </w:rPr>
        <w:t xml:space="preserve"> to keep the saturation </w:t>
      </w:r>
      <w:ins w:id="4" w:author="Kyeong Kim" w:date="2016-03-10T13:10:00Z">
        <w:r w:rsidR="00E74FD9">
          <w:rPr>
            <w:rFonts w:ascii="Times New Roman" w:hAnsi="Times New Roman" w:cs="Times New Roman"/>
            <w:sz w:val="24"/>
            <w:lang w:val="en-GB"/>
          </w:rPr>
          <w:t>88-</w:t>
        </w:r>
        <w:commentRangeStart w:id="5"/>
        <w:r w:rsidR="00E74FD9">
          <w:rPr>
            <w:rFonts w:ascii="Times New Roman" w:hAnsi="Times New Roman" w:cs="Times New Roman"/>
            <w:sz w:val="24"/>
            <w:lang w:val="en-GB"/>
          </w:rPr>
          <w:t>95</w:t>
        </w:r>
      </w:ins>
      <w:del w:id="6" w:author="Kyeong Kim" w:date="2016-03-10T13:10:00Z">
        <w:r w:rsidR="00ED5DEC" w:rsidRPr="006300AF" w:rsidDel="00E74FD9">
          <w:rPr>
            <w:rFonts w:ascii="Times New Roman" w:hAnsi="Times New Roman" w:cs="Times New Roman"/>
            <w:b/>
            <w:sz w:val="24"/>
            <w:u w:val="single"/>
            <w:lang w:val="en-GB"/>
          </w:rPr>
          <w:delText>80</w:delText>
        </w:r>
      </w:del>
      <w:commentRangeEnd w:id="5"/>
      <w:r w:rsidR="008C5C30">
        <w:rPr>
          <w:rStyle w:val="CommentReference"/>
          <w:rFonts w:ascii="Book Antiqua" w:eastAsia="Times New Roman" w:hAnsi="Book Antiqua" w:cs="Times New Roman"/>
          <w:lang w:val="x-none" w:eastAsia="en-NZ"/>
        </w:rPr>
        <w:commentReference w:id="5"/>
      </w:r>
      <w:del w:id="7" w:author="Kyeong Kim" w:date="2016-03-10T13:10:00Z">
        <w:r w:rsidR="00ED5DEC" w:rsidRPr="006300AF" w:rsidDel="00E74FD9">
          <w:rPr>
            <w:rFonts w:ascii="Times New Roman" w:hAnsi="Times New Roman" w:cs="Times New Roman"/>
            <w:b/>
            <w:sz w:val="24"/>
            <w:u w:val="single"/>
            <w:lang w:val="en-GB"/>
          </w:rPr>
          <w:delText>-90</w:delText>
        </w:r>
      </w:del>
      <w:r w:rsidR="00ED5DEC" w:rsidRPr="006300AF">
        <w:rPr>
          <w:rFonts w:ascii="Times New Roman" w:hAnsi="Times New Roman" w:cs="Times New Roman"/>
          <w:b/>
          <w:sz w:val="24"/>
          <w:u w:val="single"/>
          <w:lang w:val="en-GB"/>
        </w:rPr>
        <w:t xml:space="preserve">% </w:t>
      </w:r>
      <w:bookmarkStart w:id="8" w:name="_GoBack"/>
      <w:bookmarkEnd w:id="8"/>
      <w:r w:rsidR="00ED5DEC" w:rsidRPr="006300AF">
        <w:rPr>
          <w:rFonts w:ascii="Times New Roman" w:hAnsi="Times New Roman" w:cs="Times New Roman"/>
          <w:b/>
          <w:sz w:val="24"/>
          <w:u w:val="single"/>
          <w:lang w:val="en-GB"/>
        </w:rPr>
        <w:t>of the time</w:t>
      </w:r>
      <w:r w:rsidR="00ED5DEC" w:rsidRPr="006300AF">
        <w:rPr>
          <w:rFonts w:ascii="Times New Roman" w:hAnsi="Times New Roman" w:cs="Times New Roman"/>
          <w:sz w:val="24"/>
          <w:lang w:val="en-GB"/>
        </w:rPr>
        <w:t xml:space="preserve"> within the above targets.</w:t>
      </w:r>
    </w:p>
    <w:p w14:paraId="2D7D5F1E" w14:textId="2A650B0D" w:rsidR="00ED5DEC" w:rsidRPr="006300AF" w:rsidRDefault="004049A3" w:rsidP="00910B0F">
      <w:pPr>
        <w:pStyle w:val="ListParagraph"/>
        <w:numPr>
          <w:ilvl w:val="0"/>
          <w:numId w:val="19"/>
        </w:num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lastRenderedPageBreak/>
        <w:t xml:space="preserve"> It is very important to standardise oxygen titration to pulse oximetry recordings to ensure robustness of outcomes. Upper and lower SpO</w:t>
      </w:r>
      <w:r w:rsidRPr="006300AF">
        <w:rPr>
          <w:rFonts w:ascii="Times New Roman" w:hAnsi="Times New Roman" w:cs="Times New Roman"/>
          <w:sz w:val="24"/>
          <w:vertAlign w:val="subscript"/>
          <w:lang w:val="en-GB"/>
        </w:rPr>
        <w:t>2</w:t>
      </w:r>
      <w:r w:rsidRPr="006300AF">
        <w:rPr>
          <w:rFonts w:ascii="Times New Roman" w:hAnsi="Times New Roman" w:cs="Times New Roman"/>
          <w:sz w:val="24"/>
          <w:lang w:val="en-GB"/>
        </w:rPr>
        <w:t xml:space="preserve"> alarm limits will be set to ensure these guidelines are follower. There is no upper SpO</w:t>
      </w:r>
      <w:r w:rsidRPr="006300AF">
        <w:rPr>
          <w:rFonts w:ascii="Times New Roman" w:hAnsi="Times New Roman" w:cs="Times New Roman"/>
          <w:sz w:val="24"/>
          <w:vertAlign w:val="subscript"/>
          <w:lang w:val="en-GB"/>
        </w:rPr>
        <w:t>2</w:t>
      </w:r>
      <w:r w:rsidRPr="006300AF">
        <w:rPr>
          <w:rFonts w:ascii="Times New Roman" w:hAnsi="Times New Roman" w:cs="Times New Roman"/>
          <w:sz w:val="24"/>
          <w:lang w:val="en-GB"/>
        </w:rPr>
        <w:t xml:space="preserve"> limit </w:t>
      </w:r>
      <w:r w:rsidR="00943C80">
        <w:rPr>
          <w:rFonts w:ascii="Times New Roman" w:hAnsi="Times New Roman" w:cs="Times New Roman"/>
          <w:sz w:val="24"/>
          <w:lang w:val="en-GB"/>
        </w:rPr>
        <w:t>if</w:t>
      </w:r>
      <w:r w:rsidRPr="006300AF">
        <w:rPr>
          <w:rFonts w:ascii="Times New Roman" w:hAnsi="Times New Roman" w:cs="Times New Roman"/>
          <w:sz w:val="24"/>
          <w:lang w:val="en-GB"/>
        </w:rPr>
        <w:t xml:space="preserve"> the FiO</w:t>
      </w:r>
      <w:r w:rsidRPr="006300AF">
        <w:rPr>
          <w:rFonts w:ascii="Times New Roman" w:hAnsi="Times New Roman" w:cs="Times New Roman"/>
          <w:sz w:val="24"/>
          <w:vertAlign w:val="subscript"/>
          <w:lang w:val="en-GB"/>
        </w:rPr>
        <w:t>2</w:t>
      </w:r>
      <w:r w:rsidR="00ED5DEC" w:rsidRPr="006300AF">
        <w:rPr>
          <w:rFonts w:ascii="Times New Roman" w:hAnsi="Times New Roman" w:cs="Times New Roman"/>
          <w:sz w:val="24"/>
          <w:lang w:val="en-GB"/>
        </w:rPr>
        <w:t xml:space="preserve"> is &lt;30%.</w:t>
      </w:r>
    </w:p>
    <w:p w14:paraId="3DB6DDFC" w14:textId="77777777" w:rsidR="00D14B4F" w:rsidRPr="006300AF" w:rsidRDefault="00D14B4F" w:rsidP="00910B0F">
      <w:pPr>
        <w:pStyle w:val="ListParagraph"/>
        <w:numPr>
          <w:ilvl w:val="0"/>
          <w:numId w:val="19"/>
        </w:num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t>All participants should be managed with usual nursing cares. In particular, in the participants are paralysed or receiving high levels of support from the ventilator, they should be rolled from supine to left-side down to right-side down etc. because this procedure significant changes in recruitment/ de-recruitment and possibly contributed to ventilator induced lung injury.</w:t>
      </w:r>
    </w:p>
    <w:p w14:paraId="2B6EEF74" w14:textId="77777777" w:rsidR="00D14B4F" w:rsidRPr="006300AF" w:rsidRDefault="00D14B4F" w:rsidP="00D14B4F">
      <w:pPr>
        <w:spacing w:after="0" w:line="360" w:lineRule="auto"/>
        <w:jc w:val="both"/>
        <w:rPr>
          <w:rFonts w:ascii="Times New Roman" w:hAnsi="Times New Roman" w:cs="Times New Roman"/>
          <w:sz w:val="24"/>
          <w:lang w:val="en-GB"/>
        </w:rPr>
      </w:pPr>
    </w:p>
    <w:p w14:paraId="59E505FD" w14:textId="77777777" w:rsidR="00D14B4F" w:rsidRPr="006300AF" w:rsidRDefault="00D14B4F" w:rsidP="00D14B4F">
      <w:pPr>
        <w:spacing w:after="0" w:line="360" w:lineRule="auto"/>
        <w:jc w:val="both"/>
        <w:rPr>
          <w:rFonts w:ascii="Times New Roman" w:hAnsi="Times New Roman" w:cs="Times New Roman"/>
          <w:b/>
          <w:i/>
          <w:sz w:val="24"/>
          <w:u w:val="single"/>
          <w:lang w:val="en-GB"/>
        </w:rPr>
      </w:pPr>
      <w:r w:rsidRPr="006300AF">
        <w:rPr>
          <w:rFonts w:ascii="Times New Roman" w:hAnsi="Times New Roman" w:cs="Times New Roman"/>
          <w:b/>
          <w:i/>
          <w:sz w:val="24"/>
          <w:u w:val="single"/>
          <w:lang w:val="en-GB"/>
        </w:rPr>
        <w:t xml:space="preserve">Note: </w:t>
      </w:r>
    </w:p>
    <w:p w14:paraId="42239460" w14:textId="3BF0F15D" w:rsidR="00D14B4F" w:rsidRPr="006300AF" w:rsidRDefault="00D14B4F" w:rsidP="00D14B4F">
      <w:p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t xml:space="preserve">De-recruitment leading to transient hypoxaemia is common in ventilated patient. Frequently </w:t>
      </w:r>
      <w:r w:rsidR="00011145" w:rsidRPr="006300AF">
        <w:rPr>
          <w:rFonts w:ascii="Times New Roman" w:hAnsi="Times New Roman" w:cs="Times New Roman"/>
          <w:sz w:val="24"/>
          <w:lang w:val="en-GB"/>
        </w:rPr>
        <w:t>this occurs just after a patient has be</w:t>
      </w:r>
      <w:r w:rsidR="003C3C16" w:rsidRPr="006300AF">
        <w:rPr>
          <w:rFonts w:ascii="Times New Roman" w:hAnsi="Times New Roman" w:cs="Times New Roman"/>
          <w:sz w:val="24"/>
          <w:lang w:val="en-GB"/>
        </w:rPr>
        <w:t>en turned. The right lung is 10</w:t>
      </w:r>
      <w:r w:rsidR="00011145" w:rsidRPr="006300AF">
        <w:rPr>
          <w:rFonts w:ascii="Times New Roman" w:hAnsi="Times New Roman" w:cs="Times New Roman"/>
          <w:sz w:val="24"/>
          <w:lang w:val="en-GB"/>
        </w:rPr>
        <w:t>% larger than the left and each lung is variably affected by the inflammatory process. This unknown variability combined with inadequate PEEP may cause significant changes in recruitment on turning leading to desaturation. Thus, it is important to avoid large changes in posture if possible.</w:t>
      </w:r>
    </w:p>
    <w:p w14:paraId="69FFFC11" w14:textId="77777777" w:rsidR="00011145" w:rsidRPr="006300AF" w:rsidRDefault="00011145" w:rsidP="00D14B4F">
      <w:pPr>
        <w:spacing w:after="0" w:line="360" w:lineRule="auto"/>
        <w:jc w:val="both"/>
        <w:rPr>
          <w:rFonts w:ascii="Times New Roman" w:hAnsi="Times New Roman" w:cs="Times New Roman"/>
          <w:sz w:val="24"/>
          <w:lang w:val="en-GB"/>
        </w:rPr>
      </w:pPr>
    </w:p>
    <w:p w14:paraId="1C76062C" w14:textId="77777777" w:rsidR="00011145" w:rsidRPr="006300AF" w:rsidRDefault="00011145" w:rsidP="00D14B4F">
      <w:p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t>Please carefully titrate inspired oxygen to changes in saturation. The only way we can readily detect changes in V/Q mismatch at the bedside is to see how much oxygen is required to maintain a consistent saturation, so small changes in titrated oxygen will correspond to changes in recruitment. Thus, an increase of 0.1 or 10% may indicate inadequate PEEP or deteriorating lung function (or both). The easiest way to sort this out is to re-recruit the lungs.</w:t>
      </w:r>
    </w:p>
    <w:p w14:paraId="76D79255" w14:textId="39400592" w:rsidR="000A7D64" w:rsidRPr="006300AF" w:rsidRDefault="00386D4D" w:rsidP="00386D4D">
      <w:pPr>
        <w:pageBreakBefore/>
        <w:spacing w:after="0" w:line="360" w:lineRule="auto"/>
        <w:jc w:val="both"/>
        <w:rPr>
          <w:rFonts w:ascii="Times New Roman" w:hAnsi="Times New Roman" w:cs="Times New Roman"/>
          <w:sz w:val="24"/>
          <w:szCs w:val="24"/>
          <w:lang w:val="en-GB"/>
        </w:rPr>
      </w:pPr>
      <w:r w:rsidRPr="006300AF">
        <w:rPr>
          <w:rFonts w:ascii="Times New Roman" w:hAnsi="Times New Roman" w:cs="Times New Roman"/>
          <w:b/>
          <w:sz w:val="24"/>
          <w:szCs w:val="24"/>
          <w:lang w:val="en-GB"/>
        </w:rPr>
        <w:lastRenderedPageBreak/>
        <w:t>4.5.2</w:t>
      </w:r>
      <w:r w:rsidRPr="006300AF">
        <w:rPr>
          <w:rFonts w:ascii="Times New Roman" w:hAnsi="Times New Roman" w:cs="Times New Roman"/>
          <w:b/>
          <w:sz w:val="24"/>
          <w:szCs w:val="24"/>
          <w:lang w:val="en-GB"/>
        </w:rPr>
        <w:tab/>
      </w:r>
      <w:r w:rsidR="000955BB" w:rsidRPr="006300AF">
        <w:rPr>
          <w:rFonts w:ascii="Times New Roman" w:hAnsi="Times New Roman" w:cs="Times New Roman"/>
          <w:b/>
          <w:sz w:val="24"/>
          <w:szCs w:val="24"/>
          <w:lang w:val="en-GB"/>
        </w:rPr>
        <w:t>P</w:t>
      </w:r>
      <w:r w:rsidR="000A7D64" w:rsidRPr="006300AF">
        <w:rPr>
          <w:rFonts w:ascii="Times New Roman" w:hAnsi="Times New Roman" w:cs="Times New Roman"/>
          <w:b/>
          <w:sz w:val="24"/>
          <w:szCs w:val="24"/>
          <w:lang w:val="en-GB"/>
        </w:rPr>
        <w:t>rocedures for Intervention</w:t>
      </w:r>
      <w:r w:rsidR="000235A0" w:rsidRPr="006300AF">
        <w:rPr>
          <w:rFonts w:ascii="Times New Roman" w:hAnsi="Times New Roman" w:cs="Times New Roman"/>
          <w:b/>
          <w:sz w:val="24"/>
          <w:szCs w:val="24"/>
          <w:lang w:val="en-GB"/>
        </w:rPr>
        <w:t xml:space="preserve"> group</w:t>
      </w:r>
      <w:r w:rsidR="000A7D64" w:rsidRPr="006300AF">
        <w:rPr>
          <w:rFonts w:ascii="Times New Roman" w:hAnsi="Times New Roman" w:cs="Times New Roman"/>
          <w:b/>
          <w:sz w:val="24"/>
          <w:szCs w:val="24"/>
          <w:lang w:val="en-GB"/>
        </w:rPr>
        <w:t>, MBV</w:t>
      </w:r>
    </w:p>
    <w:p w14:paraId="4715CA9A" w14:textId="77777777" w:rsidR="00AE212F" w:rsidRPr="006300AF" w:rsidRDefault="00AE212F" w:rsidP="00910B0F">
      <w:pPr>
        <w:pStyle w:val="ListParagraph"/>
        <w:numPr>
          <w:ilvl w:val="0"/>
          <w:numId w:val="19"/>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For patients included for MBV (intervention), the PEEP and MV will be guided by clinicians using bedside computers</w:t>
      </w:r>
      <w:r w:rsidR="00397C42" w:rsidRPr="006300AF">
        <w:rPr>
          <w:rFonts w:ascii="Times New Roman" w:hAnsi="Times New Roman" w:cs="Times New Roman"/>
          <w:sz w:val="24"/>
          <w:szCs w:val="24"/>
          <w:lang w:val="en-GB"/>
        </w:rPr>
        <w:t xml:space="preserve"> while maintaining tidal volume and FiO</w:t>
      </w:r>
      <w:r w:rsidR="00397C42" w:rsidRPr="006300AF">
        <w:rPr>
          <w:rFonts w:ascii="Times New Roman" w:hAnsi="Times New Roman" w:cs="Times New Roman"/>
          <w:sz w:val="24"/>
          <w:szCs w:val="24"/>
          <w:vertAlign w:val="subscript"/>
          <w:lang w:val="en-GB"/>
        </w:rPr>
        <w:t>2</w:t>
      </w:r>
      <w:r w:rsidR="00397C42" w:rsidRPr="006300AF">
        <w:rPr>
          <w:rFonts w:ascii="Times New Roman" w:hAnsi="Times New Roman" w:cs="Times New Roman"/>
          <w:sz w:val="24"/>
          <w:szCs w:val="24"/>
          <w:lang w:val="en-GB"/>
        </w:rPr>
        <w:t xml:space="preserve"> similar to the procedure in Control group, SPV.</w:t>
      </w:r>
    </w:p>
    <w:p w14:paraId="2A0A5C60" w14:textId="3DB0DA04" w:rsidR="00FE6E9C" w:rsidRPr="006300AF" w:rsidRDefault="00FE6E9C" w:rsidP="00910B0F">
      <w:pPr>
        <w:pStyle w:val="ListParagraph"/>
        <w:numPr>
          <w:ilvl w:val="0"/>
          <w:numId w:val="19"/>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Patients in MBV will initially undergo a maximum recruitment manoeuvre (</w:t>
      </w:r>
      <w:proofErr w:type="spellStart"/>
      <w:r w:rsidRPr="006300AF">
        <w:rPr>
          <w:rFonts w:ascii="Times New Roman" w:hAnsi="Times New Roman" w:cs="Times New Roman"/>
          <w:sz w:val="24"/>
          <w:szCs w:val="24"/>
          <w:lang w:val="en-GB"/>
        </w:rPr>
        <w:t>MaxRM</w:t>
      </w:r>
      <w:proofErr w:type="spellEnd"/>
      <w:r w:rsidRPr="006300AF">
        <w:rPr>
          <w:rFonts w:ascii="Times New Roman" w:hAnsi="Times New Roman" w:cs="Times New Roman"/>
          <w:sz w:val="24"/>
          <w:szCs w:val="24"/>
          <w:lang w:val="en-GB"/>
        </w:rPr>
        <w:t xml:space="preserve">), and subsequently with PEEP </w:t>
      </w:r>
      <w:proofErr w:type="spellStart"/>
      <w:r w:rsidR="003C3C16" w:rsidRPr="006300AF">
        <w:rPr>
          <w:rFonts w:ascii="Times New Roman" w:hAnsi="Times New Roman" w:cs="Times New Roman"/>
          <w:sz w:val="24"/>
          <w:szCs w:val="24"/>
          <w:lang w:val="en-GB"/>
        </w:rPr>
        <w:t>a</w:t>
      </w:r>
      <w:r w:rsidRPr="006300AF">
        <w:rPr>
          <w:rFonts w:ascii="Times New Roman" w:hAnsi="Times New Roman" w:cs="Times New Roman"/>
          <w:sz w:val="24"/>
          <w:szCs w:val="24"/>
          <w:lang w:val="en-GB"/>
        </w:rPr>
        <w:t>dj</w:t>
      </w:r>
      <w:r w:rsidR="003C3C16" w:rsidRPr="006300AF">
        <w:rPr>
          <w:rFonts w:ascii="Times New Roman" w:hAnsi="Times New Roman" w:cs="Times New Roman"/>
          <w:sz w:val="24"/>
          <w:szCs w:val="24"/>
          <w:lang w:val="en-GB"/>
        </w:rPr>
        <w:t>U</w:t>
      </w:r>
      <w:r w:rsidRPr="006300AF">
        <w:rPr>
          <w:rFonts w:ascii="Times New Roman" w:hAnsi="Times New Roman" w:cs="Times New Roman"/>
          <w:sz w:val="24"/>
          <w:szCs w:val="24"/>
          <w:lang w:val="en-GB"/>
        </w:rPr>
        <w:t>sted</w:t>
      </w:r>
      <w:proofErr w:type="spellEnd"/>
      <w:r w:rsidRPr="006300AF">
        <w:rPr>
          <w:rFonts w:ascii="Times New Roman" w:hAnsi="Times New Roman" w:cs="Times New Roman"/>
          <w:sz w:val="24"/>
          <w:szCs w:val="24"/>
          <w:lang w:val="en-GB"/>
        </w:rPr>
        <w:t xml:space="preserve"> Monitoring Procedure (PUMP).</w:t>
      </w:r>
    </w:p>
    <w:p w14:paraId="6A868DF6" w14:textId="0165C81E" w:rsidR="00AE212F" w:rsidRPr="006300AF" w:rsidRDefault="00AE212F" w:rsidP="00910B0F">
      <w:pPr>
        <w:pStyle w:val="ListParagraph"/>
        <w:numPr>
          <w:ilvl w:val="1"/>
          <w:numId w:val="19"/>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Before the RM, patients </w:t>
      </w:r>
      <w:r w:rsidR="00943C80">
        <w:rPr>
          <w:rFonts w:ascii="Times New Roman" w:hAnsi="Times New Roman" w:cs="Times New Roman"/>
          <w:sz w:val="24"/>
          <w:szCs w:val="24"/>
          <w:lang w:val="en-GB"/>
        </w:rPr>
        <w:t>must</w:t>
      </w:r>
      <w:r w:rsidR="00943C80" w:rsidRPr="006300AF">
        <w:rPr>
          <w:rFonts w:ascii="Times New Roman" w:hAnsi="Times New Roman" w:cs="Times New Roman"/>
          <w:sz w:val="24"/>
          <w:szCs w:val="24"/>
          <w:lang w:val="en-GB"/>
        </w:rPr>
        <w:t xml:space="preserve"> </w:t>
      </w:r>
      <w:r w:rsidRPr="006300AF">
        <w:rPr>
          <w:rFonts w:ascii="Times New Roman" w:hAnsi="Times New Roman" w:cs="Times New Roman"/>
          <w:sz w:val="24"/>
          <w:szCs w:val="24"/>
          <w:lang w:val="en-GB"/>
        </w:rPr>
        <w:t>be sedated and paralyzed with muscle relaxants to prevent spontaneous breathing efforts.</w:t>
      </w:r>
    </w:p>
    <w:p w14:paraId="47011452" w14:textId="3D704674" w:rsidR="00AE212F" w:rsidRPr="006300AF" w:rsidRDefault="00AE212F" w:rsidP="00910B0F">
      <w:pPr>
        <w:pStyle w:val="ListParagraph"/>
        <w:numPr>
          <w:ilvl w:val="1"/>
          <w:numId w:val="19"/>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The first RM when the patient is included in the study is a M</w:t>
      </w:r>
      <w:r w:rsidR="006C1692" w:rsidRPr="006300AF">
        <w:rPr>
          <w:rFonts w:ascii="Times New Roman" w:hAnsi="Times New Roman" w:cs="Times New Roman"/>
          <w:sz w:val="24"/>
          <w:szCs w:val="24"/>
          <w:lang w:val="en-GB"/>
        </w:rPr>
        <w:t>ax</w:t>
      </w:r>
      <w:r w:rsidRPr="006300AF">
        <w:rPr>
          <w:rFonts w:ascii="Times New Roman" w:hAnsi="Times New Roman" w:cs="Times New Roman"/>
          <w:sz w:val="24"/>
          <w:szCs w:val="24"/>
          <w:lang w:val="en-GB"/>
        </w:rPr>
        <w:t>imum Recruitment Manoeuvre (</w:t>
      </w:r>
      <w:proofErr w:type="spellStart"/>
      <w:r w:rsidRPr="006300AF">
        <w:rPr>
          <w:rFonts w:ascii="Times New Roman" w:hAnsi="Times New Roman" w:cs="Times New Roman"/>
          <w:sz w:val="24"/>
          <w:szCs w:val="24"/>
          <w:lang w:val="en-GB"/>
        </w:rPr>
        <w:t>MaxRM</w:t>
      </w:r>
      <w:proofErr w:type="spellEnd"/>
      <w:r w:rsidRPr="006300AF">
        <w:rPr>
          <w:rFonts w:ascii="Times New Roman" w:hAnsi="Times New Roman" w:cs="Times New Roman"/>
          <w:sz w:val="24"/>
          <w:szCs w:val="24"/>
          <w:lang w:val="en-GB"/>
        </w:rPr>
        <w:t xml:space="preserve">). This is done at the beginning of the trial by clinicians and only repeated if clinically indicated. Other PEEP adjustments will be a modification of the </w:t>
      </w:r>
      <w:proofErr w:type="spellStart"/>
      <w:r w:rsidRPr="006300AF">
        <w:rPr>
          <w:rFonts w:ascii="Times New Roman" w:hAnsi="Times New Roman" w:cs="Times New Roman"/>
          <w:sz w:val="24"/>
          <w:szCs w:val="24"/>
          <w:lang w:val="en-GB"/>
        </w:rPr>
        <w:t>MaxRM</w:t>
      </w:r>
      <w:proofErr w:type="spellEnd"/>
      <w:r w:rsidRPr="006300AF">
        <w:rPr>
          <w:rFonts w:ascii="Times New Roman" w:hAnsi="Times New Roman" w:cs="Times New Roman"/>
          <w:sz w:val="24"/>
          <w:szCs w:val="24"/>
          <w:lang w:val="en-GB"/>
        </w:rPr>
        <w:t xml:space="preserve">. The </w:t>
      </w:r>
      <w:r w:rsidRPr="0016610F">
        <w:rPr>
          <w:rFonts w:ascii="Times New Roman" w:hAnsi="Times New Roman" w:cs="Times New Roman"/>
          <w:b/>
          <w:sz w:val="24"/>
          <w:szCs w:val="24"/>
          <w:lang w:val="en-GB"/>
        </w:rPr>
        <w:t>P</w:t>
      </w:r>
      <w:r w:rsidRPr="006300AF">
        <w:rPr>
          <w:rFonts w:ascii="Times New Roman" w:hAnsi="Times New Roman" w:cs="Times New Roman"/>
          <w:sz w:val="24"/>
          <w:szCs w:val="24"/>
          <w:lang w:val="en-GB"/>
        </w:rPr>
        <w:t xml:space="preserve">EEP </w:t>
      </w:r>
      <w:proofErr w:type="spellStart"/>
      <w:r w:rsidR="0016610F">
        <w:rPr>
          <w:rFonts w:ascii="Times New Roman" w:hAnsi="Times New Roman" w:cs="Times New Roman"/>
          <w:sz w:val="24"/>
          <w:szCs w:val="24"/>
          <w:lang w:val="en-GB"/>
        </w:rPr>
        <w:t>a</w:t>
      </w:r>
      <w:r w:rsidRPr="006300AF">
        <w:rPr>
          <w:rFonts w:ascii="Times New Roman" w:hAnsi="Times New Roman" w:cs="Times New Roman"/>
          <w:sz w:val="24"/>
          <w:szCs w:val="24"/>
          <w:lang w:val="en-GB"/>
        </w:rPr>
        <w:t>dj</w:t>
      </w:r>
      <w:r w:rsidRPr="0016610F">
        <w:rPr>
          <w:rFonts w:ascii="Times New Roman" w:hAnsi="Times New Roman" w:cs="Times New Roman"/>
          <w:b/>
          <w:sz w:val="24"/>
          <w:szCs w:val="24"/>
          <w:lang w:val="en-GB"/>
        </w:rPr>
        <w:t>U</w:t>
      </w:r>
      <w:r w:rsidRPr="006300AF">
        <w:rPr>
          <w:rFonts w:ascii="Times New Roman" w:hAnsi="Times New Roman" w:cs="Times New Roman"/>
          <w:sz w:val="24"/>
          <w:szCs w:val="24"/>
          <w:lang w:val="en-GB"/>
        </w:rPr>
        <w:t>stment</w:t>
      </w:r>
      <w:proofErr w:type="spellEnd"/>
      <w:r w:rsidRPr="006300AF">
        <w:rPr>
          <w:rFonts w:ascii="Times New Roman" w:hAnsi="Times New Roman" w:cs="Times New Roman"/>
          <w:sz w:val="24"/>
          <w:szCs w:val="24"/>
          <w:lang w:val="en-GB"/>
        </w:rPr>
        <w:t xml:space="preserve"> and </w:t>
      </w:r>
      <w:r w:rsidRPr="0016610F">
        <w:rPr>
          <w:rFonts w:ascii="Times New Roman" w:hAnsi="Times New Roman" w:cs="Times New Roman"/>
          <w:b/>
          <w:sz w:val="24"/>
          <w:szCs w:val="24"/>
          <w:lang w:val="en-GB"/>
        </w:rPr>
        <w:t>M</w:t>
      </w:r>
      <w:r w:rsidRPr="006300AF">
        <w:rPr>
          <w:rFonts w:ascii="Times New Roman" w:hAnsi="Times New Roman" w:cs="Times New Roman"/>
          <w:sz w:val="24"/>
          <w:szCs w:val="24"/>
          <w:lang w:val="en-GB"/>
        </w:rPr>
        <w:t xml:space="preserve">onitoring </w:t>
      </w:r>
      <w:r w:rsidRPr="0016610F">
        <w:rPr>
          <w:rFonts w:ascii="Times New Roman" w:hAnsi="Times New Roman" w:cs="Times New Roman"/>
          <w:b/>
          <w:sz w:val="24"/>
          <w:szCs w:val="24"/>
          <w:lang w:val="en-GB"/>
        </w:rPr>
        <w:t>P</w:t>
      </w:r>
      <w:r w:rsidRPr="006300AF">
        <w:rPr>
          <w:rFonts w:ascii="Times New Roman" w:hAnsi="Times New Roman" w:cs="Times New Roman"/>
          <w:sz w:val="24"/>
          <w:szCs w:val="24"/>
          <w:lang w:val="en-GB"/>
        </w:rPr>
        <w:t xml:space="preserve">rocedure is referred to as a ‘PUMP’, where the change of PEEP is -2 </w:t>
      </w:r>
      <w:r w:rsidRPr="009E6B5F">
        <w:rPr>
          <w:rFonts w:ascii="Times New Roman" w:hAnsi="Times New Roman" w:cs="Times New Roman"/>
          <w:sz w:val="24"/>
          <w:szCs w:val="24"/>
          <w:highlight w:val="yellow"/>
          <w:lang w:val="en-GB"/>
        </w:rPr>
        <w:t>cmH</w:t>
      </w:r>
      <w:r w:rsidRPr="009E6B5F">
        <w:rPr>
          <w:rFonts w:ascii="Times New Roman" w:hAnsi="Times New Roman" w:cs="Times New Roman"/>
          <w:sz w:val="24"/>
          <w:szCs w:val="24"/>
          <w:highlight w:val="yellow"/>
          <w:vertAlign w:val="subscript"/>
          <w:lang w:val="en-GB"/>
        </w:rPr>
        <w:t>2</w:t>
      </w:r>
      <w:r w:rsidRPr="009E6B5F">
        <w:rPr>
          <w:rFonts w:ascii="Times New Roman" w:hAnsi="Times New Roman" w:cs="Times New Roman"/>
          <w:sz w:val="24"/>
          <w:szCs w:val="24"/>
          <w:highlight w:val="yellow"/>
          <w:lang w:val="en-GB"/>
        </w:rPr>
        <w:t>O</w:t>
      </w:r>
      <w:r w:rsidRPr="006300AF">
        <w:rPr>
          <w:rFonts w:ascii="Times New Roman" w:hAnsi="Times New Roman" w:cs="Times New Roman"/>
          <w:sz w:val="24"/>
          <w:szCs w:val="24"/>
          <w:lang w:val="en-GB"/>
        </w:rPr>
        <w:t xml:space="preserve"> to +6 </w:t>
      </w:r>
      <w:r w:rsidRPr="009E6B5F">
        <w:rPr>
          <w:rFonts w:ascii="Times New Roman" w:hAnsi="Times New Roman" w:cs="Times New Roman"/>
          <w:sz w:val="24"/>
          <w:szCs w:val="24"/>
          <w:highlight w:val="yellow"/>
          <w:lang w:val="en-GB"/>
        </w:rPr>
        <w:t>cmH</w:t>
      </w:r>
      <w:r w:rsidRPr="009E6B5F">
        <w:rPr>
          <w:rFonts w:ascii="Times New Roman" w:hAnsi="Times New Roman" w:cs="Times New Roman"/>
          <w:sz w:val="24"/>
          <w:szCs w:val="24"/>
          <w:highlight w:val="yellow"/>
          <w:vertAlign w:val="subscript"/>
          <w:lang w:val="en-GB"/>
        </w:rPr>
        <w:t>2</w:t>
      </w:r>
      <w:r w:rsidRPr="009E6B5F">
        <w:rPr>
          <w:rFonts w:ascii="Times New Roman" w:hAnsi="Times New Roman" w:cs="Times New Roman"/>
          <w:sz w:val="24"/>
          <w:szCs w:val="24"/>
          <w:highlight w:val="yellow"/>
          <w:lang w:val="en-GB"/>
        </w:rPr>
        <w:t>O</w:t>
      </w:r>
      <w:r w:rsidRPr="006300AF">
        <w:rPr>
          <w:rFonts w:ascii="Times New Roman" w:hAnsi="Times New Roman" w:cs="Times New Roman"/>
          <w:sz w:val="24"/>
          <w:szCs w:val="24"/>
          <w:lang w:val="en-GB"/>
        </w:rPr>
        <w:t xml:space="preserve"> of the current PEEP setting. The PUMP may be performed by either medical or nursing staff trained in the technique. </w:t>
      </w:r>
    </w:p>
    <w:p w14:paraId="0F757498" w14:textId="4A944D13" w:rsidR="00AE212F" w:rsidRPr="006300AF" w:rsidRDefault="00AE212F" w:rsidP="00910B0F">
      <w:pPr>
        <w:pStyle w:val="ListParagraph"/>
        <w:numPr>
          <w:ilvl w:val="1"/>
          <w:numId w:val="19"/>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PEEP adjustments in the study</w:t>
      </w:r>
      <w:r w:rsidR="0016610F">
        <w:rPr>
          <w:rFonts w:ascii="Times New Roman" w:hAnsi="Times New Roman" w:cs="Times New Roman"/>
          <w:sz w:val="24"/>
          <w:szCs w:val="24"/>
          <w:lang w:val="en-GB"/>
        </w:rPr>
        <w:t xml:space="preserve"> </w:t>
      </w:r>
      <w:r w:rsidR="0016610F" w:rsidRPr="0016610F">
        <w:rPr>
          <w:rFonts w:ascii="Times New Roman" w:hAnsi="Times New Roman" w:cs="Times New Roman"/>
          <w:sz w:val="24"/>
          <w:szCs w:val="24"/>
          <w:highlight w:val="yellow"/>
          <w:lang w:val="en-GB"/>
        </w:rPr>
        <w:t>(PUMP)</w:t>
      </w:r>
      <w:r w:rsidRPr="006300AF">
        <w:rPr>
          <w:rFonts w:ascii="Times New Roman" w:hAnsi="Times New Roman" w:cs="Times New Roman"/>
          <w:sz w:val="24"/>
          <w:szCs w:val="24"/>
          <w:lang w:val="en-GB"/>
        </w:rPr>
        <w:t xml:space="preserve"> will stop </w:t>
      </w:r>
    </w:p>
    <w:p w14:paraId="2806A6CA" w14:textId="6C634FF1" w:rsidR="00E31C03" w:rsidRPr="006300AF" w:rsidRDefault="00E31C03" w:rsidP="00910B0F">
      <w:pPr>
        <w:numPr>
          <w:ilvl w:val="2"/>
          <w:numId w:val="19"/>
        </w:numPr>
        <w:spacing w:after="0" w:line="360" w:lineRule="auto"/>
        <w:jc w:val="both"/>
        <w:rPr>
          <w:rFonts w:ascii="Times New Roman" w:eastAsia="Calibri" w:hAnsi="Times New Roman" w:cs="Times New Roman"/>
          <w:sz w:val="24"/>
          <w:szCs w:val="24"/>
          <w:lang w:val="en-GB"/>
        </w:rPr>
      </w:pPr>
      <w:r w:rsidRPr="006300AF">
        <w:rPr>
          <w:rFonts w:ascii="Times New Roman" w:eastAsia="Calibri" w:hAnsi="Times New Roman" w:cs="Times New Roman"/>
          <w:sz w:val="24"/>
          <w:szCs w:val="24"/>
          <w:lang w:val="en-GB"/>
        </w:rPr>
        <w:t>Patient’s FiO</w:t>
      </w:r>
      <w:r w:rsidRPr="006300AF">
        <w:rPr>
          <w:rFonts w:ascii="Times New Roman" w:eastAsia="Calibri" w:hAnsi="Times New Roman" w:cs="Times New Roman"/>
          <w:sz w:val="24"/>
          <w:szCs w:val="24"/>
          <w:vertAlign w:val="subscript"/>
          <w:lang w:val="en-GB"/>
        </w:rPr>
        <w:t>2</w:t>
      </w:r>
      <w:r w:rsidRPr="006300AF">
        <w:rPr>
          <w:rFonts w:ascii="Times New Roman" w:eastAsia="Calibri" w:hAnsi="Times New Roman" w:cs="Times New Roman"/>
          <w:sz w:val="24"/>
          <w:szCs w:val="24"/>
          <w:lang w:val="en-GB"/>
        </w:rPr>
        <w:t xml:space="preserve">  ≤ </w:t>
      </w:r>
      <w:r w:rsidR="003D75AC" w:rsidRPr="006300AF">
        <w:rPr>
          <w:rFonts w:ascii="Times New Roman" w:eastAsia="Calibri" w:hAnsi="Times New Roman" w:cs="Times New Roman"/>
          <w:sz w:val="24"/>
          <w:szCs w:val="24"/>
          <w:lang w:val="en-GB"/>
        </w:rPr>
        <w:t xml:space="preserve">0.4 </w:t>
      </w:r>
      <w:r w:rsidRPr="006300AF">
        <w:rPr>
          <w:rFonts w:ascii="Times New Roman" w:eastAsia="Calibri" w:hAnsi="Times New Roman" w:cs="Times New Roman"/>
          <w:b/>
          <w:sz w:val="24"/>
          <w:szCs w:val="24"/>
          <w:lang w:val="en-GB"/>
        </w:rPr>
        <w:t>and</w:t>
      </w:r>
    </w:p>
    <w:p w14:paraId="2239565F" w14:textId="2A0AC9AF" w:rsidR="00E31C03" w:rsidRPr="006300AF" w:rsidRDefault="00E31C03" w:rsidP="00910B0F">
      <w:pPr>
        <w:numPr>
          <w:ilvl w:val="2"/>
          <w:numId w:val="19"/>
        </w:numPr>
        <w:spacing w:after="0" w:line="360" w:lineRule="auto"/>
        <w:jc w:val="both"/>
        <w:rPr>
          <w:rFonts w:ascii="Times New Roman" w:eastAsia="Calibri" w:hAnsi="Times New Roman" w:cs="Times New Roman"/>
          <w:sz w:val="24"/>
          <w:szCs w:val="24"/>
          <w:lang w:val="en-GB"/>
        </w:rPr>
      </w:pPr>
      <w:r w:rsidRPr="006300AF">
        <w:rPr>
          <w:rFonts w:ascii="Times New Roman" w:eastAsia="Calibri" w:hAnsi="Times New Roman" w:cs="Times New Roman"/>
          <w:sz w:val="24"/>
          <w:szCs w:val="24"/>
          <w:lang w:val="en-GB"/>
        </w:rPr>
        <w:t xml:space="preserve">The patient has fully transitioned to spontaneous breathing; using pressure support mode </w:t>
      </w:r>
      <w:r w:rsidRPr="006300AF">
        <w:rPr>
          <w:rFonts w:ascii="Times New Roman" w:eastAsia="Calibri" w:hAnsi="Times New Roman" w:cs="Times New Roman"/>
          <w:b/>
          <w:sz w:val="24"/>
          <w:szCs w:val="24"/>
          <w:lang w:val="en-GB"/>
        </w:rPr>
        <w:t>and</w:t>
      </w:r>
    </w:p>
    <w:p w14:paraId="0CB33CD4" w14:textId="7AE80C46" w:rsidR="00E31C03" w:rsidRPr="006300AF" w:rsidRDefault="00E31C03" w:rsidP="00910B0F">
      <w:pPr>
        <w:numPr>
          <w:ilvl w:val="2"/>
          <w:numId w:val="19"/>
        </w:numPr>
        <w:spacing w:after="0" w:line="360" w:lineRule="auto"/>
        <w:jc w:val="both"/>
        <w:rPr>
          <w:rFonts w:ascii="Times New Roman" w:eastAsia="Calibri" w:hAnsi="Times New Roman" w:cs="Times New Roman"/>
          <w:sz w:val="24"/>
          <w:szCs w:val="24"/>
          <w:lang w:val="en-GB"/>
        </w:rPr>
      </w:pPr>
      <w:r w:rsidRPr="006300AF">
        <w:rPr>
          <w:rFonts w:ascii="Times New Roman" w:eastAsia="Calibri" w:hAnsi="Times New Roman" w:cs="Times New Roman"/>
          <w:sz w:val="24"/>
          <w:szCs w:val="24"/>
          <w:lang w:val="en-GB"/>
        </w:rPr>
        <w:t>Arterial blood oxygen, PaO</w:t>
      </w:r>
      <w:r w:rsidRPr="006300AF">
        <w:rPr>
          <w:rFonts w:ascii="Times New Roman" w:eastAsia="Calibri" w:hAnsi="Times New Roman" w:cs="Times New Roman"/>
          <w:sz w:val="24"/>
          <w:szCs w:val="24"/>
          <w:vertAlign w:val="subscript"/>
          <w:lang w:val="en-GB"/>
        </w:rPr>
        <w:t>2</w:t>
      </w:r>
      <w:r w:rsidRPr="006300AF">
        <w:rPr>
          <w:rFonts w:ascii="Times New Roman" w:eastAsia="Calibri" w:hAnsi="Times New Roman" w:cs="Times New Roman"/>
          <w:sz w:val="24"/>
          <w:szCs w:val="24"/>
          <w:lang w:val="en-GB"/>
        </w:rPr>
        <w:t xml:space="preserve"> ≥ 60 mmHg at FiO</w:t>
      </w:r>
      <w:r w:rsidRPr="006300AF">
        <w:rPr>
          <w:rFonts w:ascii="Times New Roman" w:eastAsia="Calibri" w:hAnsi="Times New Roman" w:cs="Times New Roman"/>
          <w:sz w:val="24"/>
          <w:szCs w:val="24"/>
          <w:vertAlign w:val="subscript"/>
          <w:lang w:val="en-GB"/>
        </w:rPr>
        <w:t>2</w:t>
      </w:r>
      <w:r w:rsidRPr="006300AF">
        <w:rPr>
          <w:rFonts w:ascii="Times New Roman" w:eastAsia="Calibri" w:hAnsi="Times New Roman" w:cs="Times New Roman"/>
          <w:sz w:val="24"/>
          <w:szCs w:val="24"/>
          <w:lang w:val="en-GB"/>
        </w:rPr>
        <w:t xml:space="preserve"> ≤ </w:t>
      </w:r>
      <w:r w:rsidR="003D75AC" w:rsidRPr="006300AF">
        <w:rPr>
          <w:rFonts w:ascii="Times New Roman" w:eastAsia="Calibri" w:hAnsi="Times New Roman" w:cs="Times New Roman"/>
          <w:sz w:val="24"/>
          <w:szCs w:val="24"/>
          <w:lang w:val="en-GB"/>
        </w:rPr>
        <w:t>0.4</w:t>
      </w:r>
      <w:r w:rsidRPr="006300AF">
        <w:rPr>
          <w:rFonts w:ascii="Times New Roman" w:eastAsia="Calibri" w:hAnsi="Times New Roman" w:cs="Times New Roman"/>
          <w:sz w:val="24"/>
          <w:szCs w:val="24"/>
          <w:lang w:val="en-GB"/>
        </w:rPr>
        <w:t xml:space="preserve"> for the last 24 hours. </w:t>
      </w:r>
      <w:r w:rsidRPr="006300AF">
        <w:rPr>
          <w:rFonts w:ascii="Times New Roman" w:eastAsia="Calibri" w:hAnsi="Times New Roman" w:cs="Times New Roman"/>
          <w:b/>
          <w:sz w:val="24"/>
          <w:szCs w:val="24"/>
          <w:lang w:val="en-GB"/>
        </w:rPr>
        <w:t>or</w:t>
      </w:r>
    </w:p>
    <w:p w14:paraId="53313AFA" w14:textId="77777777" w:rsidR="00E31C03" w:rsidRPr="006300AF" w:rsidRDefault="00E31C03" w:rsidP="00910B0F">
      <w:pPr>
        <w:numPr>
          <w:ilvl w:val="2"/>
          <w:numId w:val="19"/>
        </w:numPr>
        <w:spacing w:after="0" w:line="360" w:lineRule="auto"/>
        <w:jc w:val="both"/>
        <w:rPr>
          <w:rFonts w:ascii="Times New Roman" w:eastAsia="Calibri" w:hAnsi="Times New Roman" w:cs="Times New Roman"/>
          <w:sz w:val="24"/>
          <w:szCs w:val="24"/>
          <w:lang w:val="en-GB"/>
        </w:rPr>
      </w:pPr>
      <w:r w:rsidRPr="006300AF">
        <w:rPr>
          <w:rFonts w:ascii="Times New Roman" w:eastAsia="Calibri" w:hAnsi="Times New Roman" w:cs="Times New Roman"/>
          <w:sz w:val="24"/>
          <w:szCs w:val="24"/>
          <w:lang w:val="en-GB"/>
        </w:rPr>
        <w:t xml:space="preserve">After 10 days from study enrolment. </w:t>
      </w:r>
    </w:p>
    <w:p w14:paraId="22B057DF" w14:textId="77777777" w:rsidR="00344E74" w:rsidRPr="006300AF" w:rsidRDefault="00E31C03" w:rsidP="00910B0F">
      <w:pPr>
        <w:numPr>
          <w:ilvl w:val="2"/>
          <w:numId w:val="19"/>
        </w:numPr>
        <w:spacing w:after="0" w:line="360" w:lineRule="auto"/>
        <w:jc w:val="both"/>
        <w:rPr>
          <w:rFonts w:ascii="Times New Roman" w:eastAsia="Calibri" w:hAnsi="Times New Roman" w:cs="Times New Roman"/>
          <w:sz w:val="24"/>
          <w:szCs w:val="24"/>
          <w:lang w:val="en-GB"/>
        </w:rPr>
      </w:pPr>
      <w:r w:rsidRPr="006300AF">
        <w:rPr>
          <w:rFonts w:ascii="Times New Roman" w:eastAsia="Calibri" w:hAnsi="Times New Roman" w:cs="Times New Roman"/>
          <w:sz w:val="24"/>
          <w:szCs w:val="24"/>
          <w:lang w:val="en-GB"/>
        </w:rPr>
        <w:t>At the discretion of the clinician, for example:</w:t>
      </w:r>
    </w:p>
    <w:p w14:paraId="6227D1B0" w14:textId="44A89EEC" w:rsidR="00344E74" w:rsidRPr="006300AF" w:rsidRDefault="00E31C03" w:rsidP="00910B0F">
      <w:pPr>
        <w:numPr>
          <w:ilvl w:val="3"/>
          <w:numId w:val="19"/>
        </w:numPr>
        <w:spacing w:after="0" w:line="360" w:lineRule="auto"/>
        <w:jc w:val="both"/>
        <w:rPr>
          <w:rFonts w:ascii="Times New Roman" w:eastAsia="Calibri" w:hAnsi="Times New Roman" w:cs="Times New Roman"/>
          <w:sz w:val="24"/>
          <w:szCs w:val="24"/>
          <w:lang w:val="en-GB"/>
        </w:rPr>
      </w:pPr>
      <w:r w:rsidRPr="006300AF">
        <w:rPr>
          <w:rFonts w:ascii="Times New Roman" w:eastAsia="Calibri" w:hAnsi="Times New Roman" w:cs="Times New Roman"/>
          <w:sz w:val="24"/>
          <w:szCs w:val="24"/>
          <w:lang w:val="en-GB"/>
        </w:rPr>
        <w:t>New neurological condition</w:t>
      </w:r>
      <w:r w:rsidR="003C3C16" w:rsidRPr="006300AF">
        <w:rPr>
          <w:rFonts w:ascii="Times New Roman" w:eastAsia="Calibri" w:hAnsi="Times New Roman" w:cs="Times New Roman"/>
          <w:sz w:val="24"/>
          <w:szCs w:val="24"/>
          <w:lang w:val="en-GB"/>
        </w:rPr>
        <w:t>.</w:t>
      </w:r>
    </w:p>
    <w:p w14:paraId="2CA43850" w14:textId="13E5AAEA" w:rsidR="00344E74" w:rsidRPr="006300AF" w:rsidRDefault="00E31C03" w:rsidP="00910B0F">
      <w:pPr>
        <w:numPr>
          <w:ilvl w:val="3"/>
          <w:numId w:val="19"/>
        </w:numPr>
        <w:spacing w:after="0" w:line="360" w:lineRule="auto"/>
        <w:jc w:val="both"/>
        <w:rPr>
          <w:rFonts w:ascii="Times New Roman" w:eastAsia="Calibri" w:hAnsi="Times New Roman" w:cs="Times New Roman"/>
          <w:sz w:val="24"/>
          <w:szCs w:val="24"/>
          <w:lang w:val="en-GB"/>
        </w:rPr>
      </w:pPr>
      <w:r w:rsidRPr="006300AF">
        <w:rPr>
          <w:rFonts w:ascii="Times New Roman" w:eastAsia="Calibri" w:hAnsi="Times New Roman" w:cs="Times New Roman"/>
          <w:sz w:val="24"/>
          <w:szCs w:val="24"/>
          <w:lang w:val="en-GB"/>
        </w:rPr>
        <w:t>The patient is awake and breathing normally without evidence of respiratory distress, where sedation with (or without) paralysis is not considered to be in the best interest of the patient</w:t>
      </w:r>
      <w:r w:rsidR="003C3C16" w:rsidRPr="006300AF">
        <w:rPr>
          <w:rFonts w:ascii="Times New Roman" w:eastAsia="Calibri" w:hAnsi="Times New Roman" w:cs="Times New Roman"/>
          <w:sz w:val="24"/>
          <w:szCs w:val="24"/>
          <w:lang w:val="en-GB"/>
        </w:rPr>
        <w:t>.</w:t>
      </w:r>
    </w:p>
    <w:p w14:paraId="331113B4" w14:textId="332BC122" w:rsidR="00E31C03" w:rsidRPr="006300AF" w:rsidRDefault="00E31C03" w:rsidP="00910B0F">
      <w:pPr>
        <w:numPr>
          <w:ilvl w:val="3"/>
          <w:numId w:val="19"/>
        </w:numPr>
        <w:spacing w:after="0" w:line="360" w:lineRule="auto"/>
        <w:jc w:val="both"/>
        <w:rPr>
          <w:rFonts w:ascii="Times New Roman" w:eastAsia="Calibri" w:hAnsi="Times New Roman" w:cs="Times New Roman"/>
          <w:sz w:val="24"/>
          <w:szCs w:val="24"/>
          <w:lang w:val="en-GB"/>
        </w:rPr>
      </w:pPr>
      <w:r w:rsidRPr="006300AF">
        <w:rPr>
          <w:rFonts w:ascii="Times New Roman" w:eastAsia="Calibri" w:hAnsi="Times New Roman" w:cs="Times New Roman"/>
          <w:sz w:val="24"/>
          <w:szCs w:val="24"/>
          <w:lang w:val="en-GB"/>
        </w:rPr>
        <w:t>If the FiO</w:t>
      </w:r>
      <w:r w:rsidRPr="006300AF">
        <w:rPr>
          <w:rFonts w:ascii="Times New Roman" w:eastAsia="Calibri" w:hAnsi="Times New Roman" w:cs="Times New Roman"/>
          <w:sz w:val="24"/>
          <w:szCs w:val="24"/>
          <w:vertAlign w:val="subscript"/>
          <w:lang w:val="en-GB"/>
        </w:rPr>
        <w:t>2</w:t>
      </w:r>
      <w:r w:rsidRPr="006300AF">
        <w:rPr>
          <w:rFonts w:ascii="Times New Roman" w:eastAsia="Calibri" w:hAnsi="Times New Roman" w:cs="Times New Roman"/>
          <w:sz w:val="24"/>
          <w:szCs w:val="24"/>
          <w:lang w:val="en-GB"/>
        </w:rPr>
        <w:t xml:space="preserve"> is increased to </w:t>
      </w:r>
      <w:r w:rsidR="003D75AC" w:rsidRPr="006300AF">
        <w:rPr>
          <w:rFonts w:ascii="Times New Roman" w:eastAsia="Calibri" w:hAnsi="Times New Roman" w:cs="Times New Roman"/>
          <w:sz w:val="24"/>
          <w:szCs w:val="24"/>
          <w:lang w:val="en-GB"/>
        </w:rPr>
        <w:t>≥</w:t>
      </w:r>
      <w:r w:rsidRPr="006300AF">
        <w:rPr>
          <w:rFonts w:ascii="Times New Roman" w:eastAsia="Calibri" w:hAnsi="Times New Roman" w:cs="Times New Roman"/>
          <w:sz w:val="24"/>
          <w:szCs w:val="24"/>
          <w:lang w:val="en-GB"/>
        </w:rPr>
        <w:t>0.</w:t>
      </w:r>
      <w:r w:rsidR="003D75AC" w:rsidRPr="006300AF">
        <w:rPr>
          <w:rFonts w:ascii="Times New Roman" w:eastAsia="Calibri" w:hAnsi="Times New Roman" w:cs="Times New Roman"/>
          <w:sz w:val="24"/>
          <w:szCs w:val="24"/>
          <w:lang w:val="en-GB"/>
        </w:rPr>
        <w:t xml:space="preserve">45 </w:t>
      </w:r>
      <w:r w:rsidRPr="006300AF">
        <w:rPr>
          <w:rFonts w:ascii="Times New Roman" w:eastAsia="Calibri" w:hAnsi="Times New Roman" w:cs="Times New Roman"/>
          <w:sz w:val="24"/>
          <w:szCs w:val="24"/>
          <w:lang w:val="en-GB"/>
        </w:rPr>
        <w:t>or more during spontaneous breathing within 8 days of enrolment they will be sedated, re-paralysed and a maximum recruitment manoeuvre will be carried out. This will be followed by PEEP titrations as per protocol.</w:t>
      </w:r>
    </w:p>
    <w:p w14:paraId="312DB489" w14:textId="77777777" w:rsidR="00E31C03" w:rsidRPr="006300AF" w:rsidRDefault="00E31C03" w:rsidP="00910B0F">
      <w:pPr>
        <w:numPr>
          <w:ilvl w:val="0"/>
          <w:numId w:val="19"/>
        </w:numPr>
        <w:spacing w:after="0" w:line="360" w:lineRule="auto"/>
        <w:jc w:val="both"/>
        <w:rPr>
          <w:rFonts w:ascii="Times New Roman" w:hAnsi="Times New Roman" w:cs="Times New Roman"/>
          <w:sz w:val="24"/>
          <w:szCs w:val="24"/>
          <w:lang w:val="en-GB"/>
        </w:rPr>
      </w:pPr>
      <w:r w:rsidRPr="006300AF">
        <w:rPr>
          <w:rFonts w:ascii="Times New Roman" w:eastAsia="Calibri" w:hAnsi="Times New Roman" w:cs="Times New Roman"/>
          <w:sz w:val="24"/>
          <w:szCs w:val="24"/>
          <w:lang w:val="en-GB"/>
        </w:rPr>
        <w:t xml:space="preserve">Data will be collected continuously until the patient is disconnected from the ventilator.  </w:t>
      </w:r>
    </w:p>
    <w:p w14:paraId="4173C4EF" w14:textId="77777777" w:rsidR="00767D3C" w:rsidRPr="006300AF" w:rsidRDefault="00767D3C" w:rsidP="004049A3">
      <w:pPr>
        <w:spacing w:after="0" w:line="360" w:lineRule="auto"/>
        <w:jc w:val="both"/>
        <w:rPr>
          <w:rFonts w:ascii="Times New Roman" w:hAnsi="Times New Roman" w:cs="Times New Roman"/>
          <w:sz w:val="24"/>
          <w:szCs w:val="24"/>
          <w:lang w:val="en-GB"/>
        </w:rPr>
      </w:pPr>
    </w:p>
    <w:p w14:paraId="1156E483" w14:textId="77777777" w:rsidR="00787B51" w:rsidRPr="006300AF" w:rsidRDefault="00EC3B04" w:rsidP="004049A3">
      <w:pPr>
        <w:spacing w:after="0" w:line="360" w:lineRule="auto"/>
        <w:jc w:val="both"/>
        <w:rPr>
          <w:rFonts w:ascii="Times New Roman" w:hAnsi="Times New Roman" w:cs="Times New Roman"/>
          <w:b/>
          <w:bCs/>
          <w:sz w:val="24"/>
          <w:szCs w:val="24"/>
          <w:lang w:val="en-GB" w:eastAsia="zh-TW"/>
        </w:rPr>
      </w:pPr>
      <w:r w:rsidRPr="006300AF">
        <w:rPr>
          <w:rFonts w:ascii="Times New Roman" w:eastAsia="Calibri" w:hAnsi="Times New Roman" w:cs="Times New Roman"/>
          <w:b/>
          <w:bCs/>
          <w:sz w:val="24"/>
          <w:szCs w:val="24"/>
          <w:lang w:val="en-GB"/>
        </w:rPr>
        <w:lastRenderedPageBreak/>
        <w:t>4</w:t>
      </w:r>
      <w:r w:rsidR="00472F97" w:rsidRPr="006300AF">
        <w:rPr>
          <w:rFonts w:ascii="Times New Roman" w:eastAsia="Calibri" w:hAnsi="Times New Roman" w:cs="Times New Roman"/>
          <w:b/>
          <w:bCs/>
          <w:sz w:val="24"/>
          <w:szCs w:val="24"/>
          <w:lang w:val="en-GB"/>
        </w:rPr>
        <w:t>.6</w:t>
      </w:r>
      <w:r w:rsidR="00472F97" w:rsidRPr="006300AF">
        <w:rPr>
          <w:rFonts w:ascii="Times New Roman" w:eastAsia="Calibri" w:hAnsi="Times New Roman" w:cs="Times New Roman"/>
          <w:b/>
          <w:bCs/>
          <w:sz w:val="24"/>
          <w:szCs w:val="24"/>
          <w:lang w:val="en-GB"/>
        </w:rPr>
        <w:tab/>
      </w:r>
      <w:r w:rsidR="00386D4D" w:rsidRPr="006300AF">
        <w:rPr>
          <w:rFonts w:ascii="Times New Roman" w:eastAsia="Calibri" w:hAnsi="Times New Roman" w:cs="Times New Roman"/>
          <w:b/>
          <w:bCs/>
          <w:sz w:val="24"/>
          <w:szCs w:val="24"/>
          <w:lang w:val="en-GB"/>
        </w:rPr>
        <w:t xml:space="preserve">How to conduct Recruitment Manoeuvres </w:t>
      </w:r>
      <w:r w:rsidR="00386D4D" w:rsidRPr="006300AF">
        <w:rPr>
          <w:rFonts w:ascii="Times New Roman" w:hAnsi="Times New Roman" w:cs="Times New Roman"/>
          <w:b/>
          <w:bCs/>
          <w:sz w:val="24"/>
          <w:szCs w:val="24"/>
          <w:lang w:val="en-GB" w:eastAsia="zh-TW"/>
        </w:rPr>
        <w:t>(</w:t>
      </w:r>
      <w:proofErr w:type="spellStart"/>
      <w:r w:rsidR="00386D4D" w:rsidRPr="006300AF">
        <w:rPr>
          <w:rFonts w:ascii="Times New Roman" w:hAnsi="Times New Roman" w:cs="Times New Roman"/>
          <w:b/>
          <w:bCs/>
          <w:sz w:val="24"/>
          <w:szCs w:val="24"/>
          <w:lang w:val="en-GB" w:eastAsia="zh-TW"/>
        </w:rPr>
        <w:t>MaxRM</w:t>
      </w:r>
      <w:proofErr w:type="spellEnd"/>
      <w:r w:rsidR="00386D4D" w:rsidRPr="006300AF">
        <w:rPr>
          <w:rFonts w:ascii="Times New Roman" w:hAnsi="Times New Roman" w:cs="Times New Roman"/>
          <w:b/>
          <w:bCs/>
          <w:sz w:val="24"/>
          <w:szCs w:val="24"/>
          <w:lang w:val="en-GB" w:eastAsia="zh-TW"/>
        </w:rPr>
        <w:t xml:space="preserve"> and PUMP)</w:t>
      </w:r>
    </w:p>
    <w:p w14:paraId="4D892757" w14:textId="77777777" w:rsidR="00787B51" w:rsidRPr="006300AF" w:rsidRDefault="00EC3B04" w:rsidP="004049A3">
      <w:pPr>
        <w:spacing w:after="0" w:line="360" w:lineRule="auto"/>
        <w:jc w:val="both"/>
        <w:rPr>
          <w:rFonts w:ascii="Times New Roman" w:hAnsi="Times New Roman" w:cs="Times New Roman"/>
          <w:b/>
          <w:bCs/>
          <w:sz w:val="24"/>
          <w:szCs w:val="24"/>
          <w:lang w:val="en-GB" w:eastAsia="zh-TW"/>
        </w:rPr>
      </w:pPr>
      <w:r w:rsidRPr="006300AF">
        <w:rPr>
          <w:rFonts w:ascii="Times New Roman" w:hAnsi="Times New Roman" w:cs="Times New Roman"/>
          <w:b/>
          <w:bCs/>
          <w:sz w:val="24"/>
          <w:szCs w:val="24"/>
          <w:lang w:val="en-GB" w:eastAsia="zh-TW"/>
        </w:rPr>
        <w:t>4</w:t>
      </w:r>
      <w:r w:rsidR="00472F97" w:rsidRPr="006300AF">
        <w:rPr>
          <w:rFonts w:ascii="Times New Roman" w:hAnsi="Times New Roman" w:cs="Times New Roman"/>
          <w:b/>
          <w:bCs/>
          <w:sz w:val="24"/>
          <w:szCs w:val="24"/>
          <w:lang w:val="en-GB" w:eastAsia="zh-TW"/>
        </w:rPr>
        <w:t>.6.1</w:t>
      </w:r>
      <w:r w:rsidR="00472F97" w:rsidRPr="006300AF">
        <w:rPr>
          <w:rFonts w:ascii="Times New Roman" w:hAnsi="Times New Roman" w:cs="Times New Roman"/>
          <w:b/>
          <w:bCs/>
          <w:sz w:val="24"/>
          <w:szCs w:val="24"/>
          <w:lang w:val="en-GB" w:eastAsia="zh-TW"/>
        </w:rPr>
        <w:tab/>
        <w:t>Maximum Recruitment Manoeuvre (</w:t>
      </w:r>
      <w:proofErr w:type="spellStart"/>
      <w:r w:rsidR="00472F97" w:rsidRPr="006300AF">
        <w:rPr>
          <w:rFonts w:ascii="Times New Roman" w:hAnsi="Times New Roman" w:cs="Times New Roman"/>
          <w:b/>
          <w:bCs/>
          <w:sz w:val="24"/>
          <w:szCs w:val="24"/>
          <w:lang w:val="en-GB" w:eastAsia="zh-TW"/>
        </w:rPr>
        <w:t>MaxRM</w:t>
      </w:r>
      <w:proofErr w:type="spellEnd"/>
      <w:r w:rsidR="00472F97" w:rsidRPr="006300AF">
        <w:rPr>
          <w:rFonts w:ascii="Times New Roman" w:hAnsi="Times New Roman" w:cs="Times New Roman"/>
          <w:b/>
          <w:bCs/>
          <w:sz w:val="24"/>
          <w:szCs w:val="24"/>
          <w:lang w:val="en-GB" w:eastAsia="zh-TW"/>
        </w:rPr>
        <w:t>)</w:t>
      </w:r>
    </w:p>
    <w:p w14:paraId="21B725D3" w14:textId="77777777" w:rsidR="00787B51" w:rsidRPr="006300AF" w:rsidRDefault="00787B51"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Patients randomised into MBV will immediately receive the following intervention involving:</w:t>
      </w:r>
    </w:p>
    <w:p w14:paraId="0A32D4BD" w14:textId="77777777" w:rsidR="00AE212F" w:rsidRPr="006300AF" w:rsidRDefault="00AE212F" w:rsidP="00910B0F">
      <w:pPr>
        <w:pStyle w:val="ListParagraph"/>
        <w:numPr>
          <w:ilvl w:val="0"/>
          <w:numId w:val="20"/>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Patient airway cuff pressure is increased to 50 cmH</w:t>
      </w:r>
      <w:r w:rsidRPr="006300AF">
        <w:rPr>
          <w:rFonts w:ascii="Times New Roman" w:hAnsi="Times New Roman" w:cs="Times New Roman"/>
          <w:sz w:val="24"/>
          <w:szCs w:val="24"/>
          <w:vertAlign w:val="subscript"/>
          <w:lang w:val="en-GB"/>
        </w:rPr>
        <w:t>2</w:t>
      </w:r>
      <w:r w:rsidRPr="006300AF">
        <w:rPr>
          <w:rFonts w:ascii="Times New Roman" w:hAnsi="Times New Roman" w:cs="Times New Roman"/>
          <w:sz w:val="24"/>
          <w:szCs w:val="24"/>
          <w:lang w:val="en-GB"/>
        </w:rPr>
        <w:t>O to prevent leaks during maximum recruitment manoeuvre (RM).</w:t>
      </w:r>
    </w:p>
    <w:p w14:paraId="5B181C44" w14:textId="77777777" w:rsidR="00AE212F" w:rsidRPr="006300AF" w:rsidRDefault="00AE212F" w:rsidP="00910B0F">
      <w:pPr>
        <w:pStyle w:val="ListParagraph"/>
        <w:numPr>
          <w:ilvl w:val="0"/>
          <w:numId w:val="20"/>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The peak airway pressure alarm on the ventilator is set to 55 cmH</w:t>
      </w:r>
      <w:r w:rsidRPr="006300AF">
        <w:rPr>
          <w:rFonts w:ascii="Times New Roman" w:hAnsi="Times New Roman" w:cs="Times New Roman"/>
          <w:sz w:val="24"/>
          <w:szCs w:val="24"/>
          <w:vertAlign w:val="subscript"/>
          <w:lang w:val="en-GB"/>
        </w:rPr>
        <w:t>2</w:t>
      </w:r>
      <w:r w:rsidRPr="006300AF">
        <w:rPr>
          <w:rFonts w:ascii="Times New Roman" w:hAnsi="Times New Roman" w:cs="Times New Roman"/>
          <w:sz w:val="24"/>
          <w:szCs w:val="24"/>
          <w:lang w:val="en-GB"/>
        </w:rPr>
        <w:t>O.</w:t>
      </w:r>
    </w:p>
    <w:p w14:paraId="47015317" w14:textId="33C2D405" w:rsidR="00AE212F" w:rsidRPr="006300AF" w:rsidRDefault="00AE212F" w:rsidP="00910B0F">
      <w:pPr>
        <w:pStyle w:val="ListParagraph"/>
        <w:numPr>
          <w:ilvl w:val="0"/>
          <w:numId w:val="20"/>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Prior to the </w:t>
      </w:r>
      <w:proofErr w:type="spellStart"/>
      <w:r w:rsidRPr="006300AF">
        <w:rPr>
          <w:rFonts w:ascii="Times New Roman" w:hAnsi="Times New Roman" w:cs="Times New Roman"/>
          <w:sz w:val="24"/>
          <w:szCs w:val="24"/>
          <w:lang w:val="en-GB"/>
        </w:rPr>
        <w:t>MaxRM</w:t>
      </w:r>
      <w:proofErr w:type="spellEnd"/>
      <w:r w:rsidRPr="006300AF">
        <w:rPr>
          <w:rFonts w:ascii="Times New Roman" w:hAnsi="Times New Roman" w:cs="Times New Roman"/>
          <w:sz w:val="24"/>
          <w:szCs w:val="24"/>
          <w:lang w:val="en-GB"/>
        </w:rPr>
        <w:t>, a muscle relaxant with appropriate sedation (</w:t>
      </w:r>
      <w:proofErr w:type="spellStart"/>
      <w:r w:rsidRPr="006300AF">
        <w:rPr>
          <w:rFonts w:ascii="Times New Roman" w:hAnsi="Times New Roman" w:cs="Times New Roman"/>
          <w:sz w:val="24"/>
          <w:szCs w:val="24"/>
          <w:lang w:val="en-GB"/>
        </w:rPr>
        <w:t>eg</w:t>
      </w:r>
      <w:proofErr w:type="spellEnd"/>
      <w:r w:rsidRPr="006300AF">
        <w:rPr>
          <w:rFonts w:ascii="Times New Roman" w:hAnsi="Times New Roman" w:cs="Times New Roman"/>
          <w:sz w:val="24"/>
          <w:szCs w:val="24"/>
          <w:lang w:val="en-GB"/>
        </w:rPr>
        <w:t xml:space="preserve">. fentanyl and/or </w:t>
      </w:r>
      <w:proofErr w:type="spellStart"/>
      <w:r w:rsidRPr="006300AF">
        <w:rPr>
          <w:rFonts w:ascii="Times New Roman" w:hAnsi="Times New Roman" w:cs="Times New Roman"/>
          <w:sz w:val="24"/>
          <w:szCs w:val="24"/>
          <w:lang w:val="en-GB"/>
        </w:rPr>
        <w:t>propofol</w:t>
      </w:r>
      <w:proofErr w:type="spellEnd"/>
      <w:r w:rsidRPr="006300AF">
        <w:rPr>
          <w:rFonts w:ascii="Times New Roman" w:hAnsi="Times New Roman" w:cs="Times New Roman"/>
          <w:sz w:val="24"/>
          <w:szCs w:val="24"/>
          <w:lang w:val="en-GB"/>
        </w:rPr>
        <w:t>) are co-administered.</w:t>
      </w:r>
      <w:r w:rsidR="004D2EA2" w:rsidRPr="006300AF">
        <w:rPr>
          <w:rFonts w:ascii="Times New Roman" w:hAnsi="Times New Roman" w:cs="Times New Roman"/>
          <w:sz w:val="24"/>
          <w:szCs w:val="24"/>
          <w:lang w:val="en-GB"/>
        </w:rPr>
        <w:t xml:space="preserve"> </w:t>
      </w:r>
    </w:p>
    <w:p w14:paraId="18DD72E6" w14:textId="35B7456A" w:rsidR="00AE212F" w:rsidRPr="006300AF" w:rsidRDefault="00AE212F" w:rsidP="00910B0F">
      <w:pPr>
        <w:pStyle w:val="ListParagraph"/>
        <w:numPr>
          <w:ilvl w:val="0"/>
          <w:numId w:val="20"/>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During the </w:t>
      </w:r>
      <w:proofErr w:type="spellStart"/>
      <w:r w:rsidRPr="006300AF">
        <w:rPr>
          <w:rFonts w:ascii="Times New Roman" w:hAnsi="Times New Roman" w:cs="Times New Roman"/>
          <w:sz w:val="24"/>
          <w:szCs w:val="24"/>
          <w:lang w:val="en-GB"/>
        </w:rPr>
        <w:t>MaxRM</w:t>
      </w:r>
      <w:proofErr w:type="spellEnd"/>
      <w:r w:rsidRPr="006300AF">
        <w:rPr>
          <w:rFonts w:ascii="Times New Roman" w:hAnsi="Times New Roman" w:cs="Times New Roman"/>
          <w:sz w:val="24"/>
          <w:szCs w:val="24"/>
          <w:lang w:val="en-GB"/>
        </w:rPr>
        <w:t>, PEEP is initially increased in steps of 4 cmH</w:t>
      </w:r>
      <w:r w:rsidRPr="006300AF">
        <w:rPr>
          <w:rFonts w:ascii="Times New Roman" w:hAnsi="Times New Roman" w:cs="Times New Roman"/>
          <w:sz w:val="24"/>
          <w:szCs w:val="24"/>
          <w:vertAlign w:val="subscript"/>
          <w:lang w:val="en-GB"/>
        </w:rPr>
        <w:t>2</w:t>
      </w:r>
      <w:r w:rsidRPr="006300AF">
        <w:rPr>
          <w:rFonts w:ascii="Times New Roman" w:hAnsi="Times New Roman" w:cs="Times New Roman"/>
          <w:sz w:val="24"/>
          <w:szCs w:val="24"/>
          <w:lang w:val="en-GB"/>
        </w:rPr>
        <w:t xml:space="preserve">O above the baseline PEEP level (selected by clinicians) until Peak airway pressure reaches (PIP) ≥ </w:t>
      </w:r>
      <w:r w:rsidR="00943C80">
        <w:rPr>
          <w:rFonts w:ascii="Times New Roman" w:hAnsi="Times New Roman" w:cs="Times New Roman"/>
          <w:sz w:val="24"/>
          <w:szCs w:val="24"/>
          <w:lang w:val="en-GB"/>
        </w:rPr>
        <w:t>50</w:t>
      </w:r>
      <w:r w:rsidR="00943C80" w:rsidRPr="006300AF">
        <w:rPr>
          <w:rFonts w:ascii="Times New Roman" w:hAnsi="Times New Roman" w:cs="Times New Roman"/>
          <w:sz w:val="24"/>
          <w:szCs w:val="24"/>
          <w:lang w:val="en-GB"/>
        </w:rPr>
        <w:t xml:space="preserve"> </w:t>
      </w:r>
      <w:r w:rsidRPr="006300AF">
        <w:rPr>
          <w:rFonts w:ascii="Times New Roman" w:hAnsi="Times New Roman" w:cs="Times New Roman"/>
          <w:sz w:val="24"/>
          <w:szCs w:val="24"/>
          <w:lang w:val="en-GB"/>
        </w:rPr>
        <w:t>cmH</w:t>
      </w:r>
      <w:r w:rsidRPr="006300AF">
        <w:rPr>
          <w:rFonts w:ascii="Times New Roman" w:hAnsi="Times New Roman" w:cs="Times New Roman"/>
          <w:sz w:val="24"/>
          <w:szCs w:val="24"/>
          <w:vertAlign w:val="subscript"/>
          <w:lang w:val="en-GB"/>
        </w:rPr>
        <w:t>2</w:t>
      </w:r>
      <w:r w:rsidRPr="006300AF">
        <w:rPr>
          <w:rFonts w:ascii="Times New Roman" w:hAnsi="Times New Roman" w:cs="Times New Roman"/>
          <w:sz w:val="24"/>
          <w:szCs w:val="24"/>
          <w:lang w:val="en-GB"/>
        </w:rPr>
        <w:t>O</w:t>
      </w:r>
      <w:r w:rsidR="00943C80">
        <w:rPr>
          <w:rFonts w:ascii="Times New Roman" w:hAnsi="Times New Roman" w:cs="Times New Roman"/>
          <w:sz w:val="24"/>
          <w:szCs w:val="24"/>
          <w:lang w:val="en-GB"/>
        </w:rPr>
        <w:t>.</w:t>
      </w:r>
      <w:r w:rsidRPr="006300AF">
        <w:rPr>
          <w:rFonts w:ascii="Times New Roman" w:hAnsi="Times New Roman" w:cs="Times New Roman"/>
          <w:sz w:val="24"/>
          <w:szCs w:val="24"/>
          <w:lang w:val="en-GB"/>
        </w:rPr>
        <w:t xml:space="preserve"> </w:t>
      </w:r>
    </w:p>
    <w:p w14:paraId="028D975B" w14:textId="77777777" w:rsidR="00AE212F" w:rsidRPr="006300AF" w:rsidRDefault="00AE212F" w:rsidP="00910B0F">
      <w:pPr>
        <w:pStyle w:val="ListParagraph"/>
        <w:numPr>
          <w:ilvl w:val="0"/>
          <w:numId w:val="20"/>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Each PEEP is maintained for 10-15 breathing cycles for calculation of Elastance before a subsequent PEEP increase.</w:t>
      </w:r>
    </w:p>
    <w:p w14:paraId="0CF44193" w14:textId="77777777" w:rsidR="00AE212F" w:rsidRPr="006300AF" w:rsidRDefault="00AE212F" w:rsidP="00910B0F">
      <w:pPr>
        <w:pStyle w:val="ListParagraph"/>
        <w:numPr>
          <w:ilvl w:val="0"/>
          <w:numId w:val="20"/>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After reaching PIP of ≥ 50 cmH</w:t>
      </w:r>
      <w:r w:rsidRPr="006300AF">
        <w:rPr>
          <w:rFonts w:ascii="Times New Roman" w:hAnsi="Times New Roman" w:cs="Times New Roman"/>
          <w:sz w:val="24"/>
          <w:szCs w:val="24"/>
          <w:vertAlign w:val="subscript"/>
          <w:lang w:val="en-GB"/>
        </w:rPr>
        <w:t>2</w:t>
      </w:r>
      <w:r w:rsidRPr="006300AF">
        <w:rPr>
          <w:rFonts w:ascii="Times New Roman" w:hAnsi="Times New Roman" w:cs="Times New Roman"/>
          <w:sz w:val="24"/>
          <w:szCs w:val="24"/>
          <w:lang w:val="en-GB"/>
        </w:rPr>
        <w:t>O, PEEP is reduced by 4 cmH</w:t>
      </w:r>
      <w:r w:rsidRPr="006300AF">
        <w:rPr>
          <w:rFonts w:ascii="Times New Roman" w:hAnsi="Times New Roman" w:cs="Times New Roman"/>
          <w:sz w:val="24"/>
          <w:szCs w:val="24"/>
          <w:vertAlign w:val="subscript"/>
          <w:lang w:val="en-GB"/>
        </w:rPr>
        <w:t>2</w:t>
      </w:r>
      <w:r w:rsidRPr="006300AF">
        <w:rPr>
          <w:rFonts w:ascii="Times New Roman" w:hAnsi="Times New Roman" w:cs="Times New Roman"/>
          <w:sz w:val="24"/>
          <w:szCs w:val="24"/>
          <w:lang w:val="en-GB"/>
        </w:rPr>
        <w:t>O steps until initial PEEP setting.</w:t>
      </w:r>
    </w:p>
    <w:p w14:paraId="11844AC5" w14:textId="2BFCEBA4" w:rsidR="00AE212F" w:rsidRPr="006300AF" w:rsidRDefault="00AE212F" w:rsidP="00910B0F">
      <w:pPr>
        <w:pStyle w:val="ListParagraph"/>
        <w:numPr>
          <w:ilvl w:val="0"/>
          <w:numId w:val="20"/>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Once PEEP has returned to the initial setting, a second RM is performed with PEEP increase steps of 4 cmH</w:t>
      </w:r>
      <w:r w:rsidRPr="006300AF">
        <w:rPr>
          <w:rFonts w:ascii="Times New Roman" w:hAnsi="Times New Roman" w:cs="Times New Roman"/>
          <w:sz w:val="24"/>
          <w:szCs w:val="24"/>
          <w:vertAlign w:val="subscript"/>
          <w:lang w:val="en-GB"/>
        </w:rPr>
        <w:t>2</w:t>
      </w:r>
      <w:r w:rsidRPr="006300AF">
        <w:rPr>
          <w:rFonts w:ascii="Times New Roman" w:hAnsi="Times New Roman" w:cs="Times New Roman"/>
          <w:sz w:val="24"/>
          <w:szCs w:val="24"/>
          <w:lang w:val="en-GB"/>
        </w:rPr>
        <w:t>O to the same PIP used in the first RM. PEEP is then decreased by steps of 2 cmH</w:t>
      </w:r>
      <w:r w:rsidRPr="006300AF">
        <w:rPr>
          <w:rFonts w:ascii="Times New Roman" w:hAnsi="Times New Roman" w:cs="Times New Roman"/>
          <w:sz w:val="24"/>
          <w:szCs w:val="24"/>
          <w:vertAlign w:val="subscript"/>
          <w:lang w:val="en-GB"/>
        </w:rPr>
        <w:t>2</w:t>
      </w:r>
      <w:r w:rsidRPr="006300AF">
        <w:rPr>
          <w:rFonts w:ascii="Times New Roman" w:hAnsi="Times New Roman" w:cs="Times New Roman"/>
          <w:sz w:val="24"/>
          <w:szCs w:val="24"/>
          <w:lang w:val="en-GB"/>
        </w:rPr>
        <w:t>O until the optimal PEEP level has been obtained.  This PEEP will be recommended by bedside computer when the elastance decrement is ≤</w:t>
      </w:r>
      <w:r w:rsidR="002D1F7B" w:rsidRPr="006300AF">
        <w:rPr>
          <w:rFonts w:ascii="Times New Roman" w:hAnsi="Times New Roman" w:cs="Times New Roman"/>
          <w:sz w:val="24"/>
          <w:szCs w:val="24"/>
          <w:lang w:val="en-GB"/>
        </w:rPr>
        <w:t xml:space="preserve"> </w:t>
      </w:r>
      <w:r w:rsidR="003C3C16" w:rsidRPr="006300AF">
        <w:rPr>
          <w:rFonts w:ascii="Times New Roman" w:hAnsi="Times New Roman" w:cs="Times New Roman"/>
          <w:sz w:val="24"/>
          <w:szCs w:val="24"/>
          <w:lang w:val="en-GB"/>
        </w:rPr>
        <w:t>5% of the previous value</w:t>
      </w:r>
      <w:r w:rsidRPr="006300AF">
        <w:rPr>
          <w:rFonts w:ascii="Times New Roman" w:hAnsi="Times New Roman" w:cs="Times New Roman"/>
          <w:sz w:val="24"/>
          <w:szCs w:val="24"/>
          <w:lang w:val="en-GB"/>
        </w:rPr>
        <w:t xml:space="preserve"> (See diagram</w:t>
      </w:r>
      <w:r w:rsidR="00386D4D" w:rsidRPr="006300AF">
        <w:rPr>
          <w:rFonts w:ascii="Times New Roman" w:hAnsi="Times New Roman" w:cs="Times New Roman"/>
          <w:sz w:val="24"/>
          <w:szCs w:val="24"/>
          <w:lang w:val="en-GB"/>
        </w:rPr>
        <w:t xml:space="preserve"> for example of PEEP selection</w:t>
      </w:r>
      <w:r w:rsidRPr="006300AF">
        <w:rPr>
          <w:rFonts w:ascii="Times New Roman" w:hAnsi="Times New Roman" w:cs="Times New Roman"/>
          <w:sz w:val="24"/>
          <w:szCs w:val="24"/>
          <w:lang w:val="en-GB"/>
        </w:rPr>
        <w:t>).</w:t>
      </w:r>
    </w:p>
    <w:p w14:paraId="1B35320A" w14:textId="77777777" w:rsidR="00AE212F" w:rsidRPr="006300AF" w:rsidRDefault="00AE212F" w:rsidP="00910B0F">
      <w:pPr>
        <w:pStyle w:val="ListParagraph"/>
        <w:numPr>
          <w:ilvl w:val="0"/>
          <w:numId w:val="20"/>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b/>
          <w:sz w:val="24"/>
          <w:szCs w:val="24"/>
          <w:lang w:val="en-GB"/>
        </w:rPr>
        <w:t>If the intensive care clinicians do not feel the recommended PEEP level is appropriate, they will have the discretion to select a PEEP of their choice</w:t>
      </w:r>
      <w:r w:rsidRPr="006300AF">
        <w:rPr>
          <w:rFonts w:ascii="Times New Roman" w:hAnsi="Times New Roman" w:cs="Times New Roman"/>
          <w:sz w:val="24"/>
          <w:szCs w:val="24"/>
          <w:lang w:val="en-GB"/>
        </w:rPr>
        <w:t xml:space="preserve">. </w:t>
      </w:r>
      <w:r w:rsidRPr="006300AF">
        <w:rPr>
          <w:rFonts w:ascii="Times New Roman" w:hAnsi="Times New Roman" w:cs="Times New Roman"/>
          <w:b/>
          <w:sz w:val="24"/>
          <w:szCs w:val="24"/>
          <w:lang w:val="en-GB"/>
        </w:rPr>
        <w:t>The clinician will be prompted to record the reasons they have not followed the recommendations</w:t>
      </w:r>
      <w:r w:rsidRPr="006300AF">
        <w:rPr>
          <w:rFonts w:ascii="Times New Roman" w:hAnsi="Times New Roman" w:cs="Times New Roman"/>
          <w:sz w:val="24"/>
          <w:szCs w:val="24"/>
          <w:lang w:val="en-GB"/>
        </w:rPr>
        <w:t xml:space="preserve">. </w:t>
      </w:r>
    </w:p>
    <w:p w14:paraId="62CD62FD" w14:textId="1AF1B956" w:rsidR="00AE212F" w:rsidRPr="006300AF" w:rsidRDefault="00AE212F" w:rsidP="00910B0F">
      <w:pPr>
        <w:pStyle w:val="ListParagraph"/>
        <w:numPr>
          <w:ilvl w:val="0"/>
          <w:numId w:val="20"/>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This process will be performed at the beginning of the trial, and only repeated at the clinician’s discretion, if there has been a possible loss of recruitment, e.g. following a dis</w:t>
      </w:r>
      <w:r w:rsidR="003C3C16" w:rsidRPr="006300AF">
        <w:rPr>
          <w:rFonts w:ascii="Times New Roman" w:hAnsi="Times New Roman" w:cs="Times New Roman"/>
          <w:sz w:val="24"/>
          <w:szCs w:val="24"/>
          <w:lang w:val="en-GB"/>
        </w:rPr>
        <w:t>connection form the ventilator.</w:t>
      </w:r>
    </w:p>
    <w:p w14:paraId="7C5B72B0" w14:textId="77777777" w:rsidR="00AE212F" w:rsidRPr="006300AF" w:rsidRDefault="00AE212F" w:rsidP="00910B0F">
      <w:pPr>
        <w:pStyle w:val="ListParagraph"/>
        <w:numPr>
          <w:ilvl w:val="0"/>
          <w:numId w:val="20"/>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At the end of the </w:t>
      </w:r>
      <w:proofErr w:type="spellStart"/>
      <w:r w:rsidRPr="006300AF">
        <w:rPr>
          <w:rFonts w:ascii="Times New Roman" w:hAnsi="Times New Roman" w:cs="Times New Roman"/>
          <w:sz w:val="24"/>
          <w:szCs w:val="24"/>
          <w:lang w:val="en-GB"/>
        </w:rPr>
        <w:t>MaxRM</w:t>
      </w:r>
      <w:proofErr w:type="spellEnd"/>
      <w:r w:rsidRPr="006300AF">
        <w:rPr>
          <w:rFonts w:ascii="Times New Roman" w:hAnsi="Times New Roman" w:cs="Times New Roman"/>
          <w:sz w:val="24"/>
          <w:szCs w:val="24"/>
          <w:lang w:val="en-GB"/>
        </w:rPr>
        <w:t>, the cuff pressure is reduced back to ~30 cmH</w:t>
      </w:r>
      <w:r w:rsidRPr="006300AF">
        <w:rPr>
          <w:rFonts w:ascii="Times New Roman" w:hAnsi="Times New Roman" w:cs="Times New Roman"/>
          <w:sz w:val="24"/>
          <w:szCs w:val="24"/>
          <w:vertAlign w:val="subscript"/>
          <w:lang w:val="en-GB"/>
        </w:rPr>
        <w:t>2</w:t>
      </w:r>
      <w:r w:rsidRPr="006300AF">
        <w:rPr>
          <w:rFonts w:ascii="Times New Roman" w:hAnsi="Times New Roman" w:cs="Times New Roman"/>
          <w:sz w:val="24"/>
          <w:szCs w:val="24"/>
          <w:lang w:val="en-GB"/>
        </w:rPr>
        <w:t>O and the ventilator alarms is set to back to initial setting.</w:t>
      </w:r>
    </w:p>
    <w:p w14:paraId="5B4BCC50" w14:textId="77777777" w:rsidR="00AE212F" w:rsidRPr="006300AF" w:rsidRDefault="00AE212F" w:rsidP="004049A3">
      <w:pPr>
        <w:spacing w:after="0" w:line="360" w:lineRule="auto"/>
        <w:jc w:val="both"/>
        <w:rPr>
          <w:rFonts w:ascii="Times New Roman" w:hAnsi="Times New Roman" w:cs="Times New Roman"/>
          <w:sz w:val="24"/>
          <w:szCs w:val="24"/>
          <w:lang w:val="en-GB" w:eastAsia="zh-TW"/>
        </w:rPr>
      </w:pPr>
    </w:p>
    <w:p w14:paraId="05E9F501" w14:textId="77777777" w:rsidR="00011145" w:rsidRPr="006300AF" w:rsidRDefault="00011145" w:rsidP="004049A3">
      <w:pPr>
        <w:spacing w:after="0" w:line="360" w:lineRule="auto"/>
        <w:jc w:val="both"/>
        <w:rPr>
          <w:rFonts w:ascii="Times New Roman" w:hAnsi="Times New Roman" w:cs="Times New Roman"/>
          <w:sz w:val="24"/>
          <w:szCs w:val="24"/>
          <w:lang w:val="en-GB" w:eastAsia="zh-TW"/>
        </w:rPr>
      </w:pPr>
    </w:p>
    <w:p w14:paraId="7B68D5F7" w14:textId="77777777" w:rsidR="00011145" w:rsidRPr="006300AF" w:rsidRDefault="00011145" w:rsidP="004049A3">
      <w:pPr>
        <w:spacing w:after="0" w:line="360" w:lineRule="auto"/>
        <w:jc w:val="both"/>
        <w:rPr>
          <w:rFonts w:ascii="Times New Roman" w:hAnsi="Times New Roman" w:cs="Times New Roman"/>
          <w:sz w:val="24"/>
          <w:szCs w:val="24"/>
          <w:lang w:val="en-GB" w:eastAsia="zh-TW"/>
        </w:rPr>
      </w:pPr>
    </w:p>
    <w:p w14:paraId="7FE5642E" w14:textId="77777777" w:rsidR="00011145" w:rsidRPr="006300AF" w:rsidRDefault="00011145" w:rsidP="004049A3">
      <w:pPr>
        <w:spacing w:after="0" w:line="360" w:lineRule="auto"/>
        <w:jc w:val="both"/>
        <w:rPr>
          <w:rFonts w:ascii="Times New Roman" w:hAnsi="Times New Roman" w:cs="Times New Roman"/>
          <w:sz w:val="24"/>
          <w:szCs w:val="24"/>
          <w:lang w:val="en-GB" w:eastAsia="zh-TW"/>
        </w:rPr>
      </w:pPr>
    </w:p>
    <w:p w14:paraId="1E4137DE" w14:textId="77777777" w:rsidR="00011145" w:rsidRPr="006300AF" w:rsidRDefault="00011145" w:rsidP="004049A3">
      <w:pPr>
        <w:spacing w:after="0" w:line="360" w:lineRule="auto"/>
        <w:jc w:val="both"/>
        <w:rPr>
          <w:rFonts w:ascii="Times New Roman" w:hAnsi="Times New Roman" w:cs="Times New Roman"/>
          <w:sz w:val="24"/>
          <w:szCs w:val="24"/>
          <w:lang w:val="en-GB" w:eastAsia="zh-TW"/>
        </w:rPr>
      </w:pPr>
    </w:p>
    <w:tbl>
      <w:tblPr>
        <w:tblW w:w="8943" w:type="dxa"/>
        <w:tblInd w:w="5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53"/>
        <w:gridCol w:w="4190"/>
      </w:tblGrid>
      <w:tr w:rsidR="00787B51" w:rsidRPr="006300AF" w14:paraId="02E22F3A" w14:textId="77777777" w:rsidTr="00787B51">
        <w:trPr>
          <w:trHeight w:val="253"/>
        </w:trPr>
        <w:tc>
          <w:tcPr>
            <w:tcW w:w="4753" w:type="dxa"/>
          </w:tcPr>
          <w:p w14:paraId="4708FC91" w14:textId="77777777" w:rsidR="00787B51" w:rsidRPr="006300AF" w:rsidRDefault="00787B51"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Example 1</w:t>
            </w:r>
          </w:p>
        </w:tc>
        <w:tc>
          <w:tcPr>
            <w:tcW w:w="4190" w:type="dxa"/>
          </w:tcPr>
          <w:p w14:paraId="3ECE1401" w14:textId="77777777" w:rsidR="00787B51" w:rsidRPr="006300AF" w:rsidRDefault="00787B51"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Example 2</w:t>
            </w:r>
          </w:p>
        </w:tc>
      </w:tr>
      <w:tr w:rsidR="00787B51" w:rsidRPr="006300AF" w14:paraId="35458ED8" w14:textId="77777777" w:rsidTr="00787B51">
        <w:trPr>
          <w:trHeight w:val="2727"/>
        </w:trPr>
        <w:tc>
          <w:tcPr>
            <w:tcW w:w="4753" w:type="dxa"/>
          </w:tcPr>
          <w:p w14:paraId="3A3A74C6" w14:textId="77777777" w:rsidR="00787B51" w:rsidRPr="006300AF" w:rsidRDefault="00787B51"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noProof/>
                <w:sz w:val="24"/>
                <w:szCs w:val="24"/>
                <w:lang w:eastAsia="en-NZ"/>
              </w:rPr>
              <w:drawing>
                <wp:inline distT="0" distB="0" distL="0" distR="0" wp14:anchorId="1B77D90F" wp14:editId="15BDF8C3">
                  <wp:extent cx="2160000" cy="2143636"/>
                  <wp:effectExtent l="0" t="0" r="0" b="9525"/>
                  <wp:docPr id="4" name="Picture 4" descr="Examp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0000" cy="2143636"/>
                          </a:xfrm>
                          <a:prstGeom prst="rect">
                            <a:avLst/>
                          </a:prstGeom>
                          <a:noFill/>
                          <a:ln>
                            <a:noFill/>
                          </a:ln>
                        </pic:spPr>
                      </pic:pic>
                    </a:graphicData>
                  </a:graphic>
                </wp:inline>
              </w:drawing>
            </w:r>
          </w:p>
        </w:tc>
        <w:tc>
          <w:tcPr>
            <w:tcW w:w="4190" w:type="dxa"/>
          </w:tcPr>
          <w:p w14:paraId="6F9EAC51" w14:textId="77777777" w:rsidR="00787B51" w:rsidRPr="006300AF" w:rsidRDefault="00787B51"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noProof/>
                <w:sz w:val="24"/>
                <w:szCs w:val="24"/>
                <w:lang w:eastAsia="en-NZ"/>
              </w:rPr>
              <w:drawing>
                <wp:inline distT="0" distB="0" distL="0" distR="0" wp14:anchorId="1D3FC519" wp14:editId="33FCFC13">
                  <wp:extent cx="2160000" cy="2143636"/>
                  <wp:effectExtent l="0" t="0" r="0" b="9525"/>
                  <wp:docPr id="3" name="Picture 3" descr="Examp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xample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60000" cy="2143636"/>
                          </a:xfrm>
                          <a:prstGeom prst="rect">
                            <a:avLst/>
                          </a:prstGeom>
                          <a:noFill/>
                          <a:ln>
                            <a:noFill/>
                          </a:ln>
                        </pic:spPr>
                      </pic:pic>
                    </a:graphicData>
                  </a:graphic>
                </wp:inline>
              </w:drawing>
            </w:r>
          </w:p>
        </w:tc>
      </w:tr>
      <w:tr w:rsidR="00787B51" w:rsidRPr="006300AF" w14:paraId="6E725E37" w14:textId="77777777" w:rsidTr="00787B51">
        <w:trPr>
          <w:trHeight w:val="305"/>
        </w:trPr>
        <w:tc>
          <w:tcPr>
            <w:tcW w:w="4753" w:type="dxa"/>
          </w:tcPr>
          <w:p w14:paraId="4885D234" w14:textId="77777777" w:rsidR="00787B51" w:rsidRPr="006300AF" w:rsidRDefault="00787B51"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Recommend PEEP = 14</w:t>
            </w:r>
            <w:r w:rsidR="00A472CF" w:rsidRPr="006300AF">
              <w:rPr>
                <w:rFonts w:ascii="Times New Roman" w:hAnsi="Times New Roman" w:cs="Times New Roman"/>
                <w:b/>
                <w:sz w:val="24"/>
                <w:szCs w:val="24"/>
                <w:lang w:val="en-GB"/>
              </w:rPr>
              <w:t xml:space="preserve"> </w:t>
            </w:r>
            <w:r w:rsidRPr="006300AF">
              <w:rPr>
                <w:rFonts w:ascii="Times New Roman" w:hAnsi="Times New Roman" w:cs="Times New Roman"/>
                <w:b/>
                <w:sz w:val="24"/>
                <w:szCs w:val="24"/>
                <w:lang w:val="en-GB"/>
              </w:rPr>
              <w:t>cmH</w:t>
            </w:r>
            <w:r w:rsidRPr="006300AF">
              <w:rPr>
                <w:rFonts w:ascii="Times New Roman" w:hAnsi="Times New Roman" w:cs="Times New Roman"/>
                <w:b/>
                <w:sz w:val="24"/>
                <w:szCs w:val="24"/>
                <w:vertAlign w:val="subscript"/>
                <w:lang w:val="en-GB"/>
              </w:rPr>
              <w:t>2</w:t>
            </w:r>
            <w:r w:rsidRPr="006300AF">
              <w:rPr>
                <w:rFonts w:ascii="Times New Roman" w:hAnsi="Times New Roman" w:cs="Times New Roman"/>
                <w:b/>
                <w:sz w:val="24"/>
                <w:szCs w:val="24"/>
                <w:lang w:val="en-GB"/>
              </w:rPr>
              <w:t>O</w:t>
            </w:r>
          </w:p>
        </w:tc>
        <w:tc>
          <w:tcPr>
            <w:tcW w:w="4190" w:type="dxa"/>
          </w:tcPr>
          <w:p w14:paraId="50DDF7A5" w14:textId="77777777" w:rsidR="00787B51" w:rsidRPr="006300AF" w:rsidRDefault="00787B51"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Recommend PEEP = 15 cmH</w:t>
            </w:r>
            <w:r w:rsidRPr="006300AF">
              <w:rPr>
                <w:rFonts w:ascii="Times New Roman" w:hAnsi="Times New Roman" w:cs="Times New Roman"/>
                <w:b/>
                <w:sz w:val="24"/>
                <w:szCs w:val="24"/>
                <w:vertAlign w:val="subscript"/>
                <w:lang w:val="en-GB"/>
              </w:rPr>
              <w:t>2</w:t>
            </w:r>
            <w:r w:rsidRPr="006300AF">
              <w:rPr>
                <w:rFonts w:ascii="Times New Roman" w:hAnsi="Times New Roman" w:cs="Times New Roman"/>
                <w:b/>
                <w:sz w:val="24"/>
                <w:szCs w:val="24"/>
                <w:lang w:val="en-GB"/>
              </w:rPr>
              <w:t>O</w:t>
            </w:r>
          </w:p>
        </w:tc>
      </w:tr>
    </w:tbl>
    <w:p w14:paraId="349545B0" w14:textId="77777777" w:rsidR="00787B51" w:rsidRPr="006300AF" w:rsidRDefault="00787B51" w:rsidP="004049A3">
      <w:pPr>
        <w:spacing w:after="0" w:line="360" w:lineRule="auto"/>
        <w:ind w:left="720"/>
        <w:jc w:val="both"/>
        <w:rPr>
          <w:rFonts w:ascii="Times New Roman" w:hAnsi="Times New Roman" w:cs="Times New Roman"/>
          <w:sz w:val="24"/>
          <w:szCs w:val="24"/>
          <w:lang w:val="en-GB"/>
        </w:rPr>
      </w:pPr>
    </w:p>
    <w:p w14:paraId="5D9F4561" w14:textId="77777777" w:rsidR="00787B51" w:rsidRPr="006300AF" w:rsidRDefault="00EC3B04" w:rsidP="004049A3">
      <w:pPr>
        <w:spacing w:after="0" w:line="360" w:lineRule="auto"/>
        <w:jc w:val="both"/>
        <w:rPr>
          <w:rFonts w:ascii="Times New Roman" w:hAnsi="Times New Roman" w:cs="Times New Roman"/>
          <w:b/>
          <w:bCs/>
          <w:sz w:val="24"/>
          <w:szCs w:val="24"/>
          <w:lang w:val="en-GB" w:eastAsia="zh-TW"/>
        </w:rPr>
      </w:pPr>
      <w:r w:rsidRPr="006300AF">
        <w:rPr>
          <w:rFonts w:ascii="Times New Roman" w:hAnsi="Times New Roman" w:cs="Times New Roman"/>
          <w:b/>
          <w:bCs/>
          <w:sz w:val="24"/>
          <w:szCs w:val="24"/>
          <w:lang w:val="en-GB" w:eastAsia="zh-TW"/>
        </w:rPr>
        <w:t>4</w:t>
      </w:r>
      <w:r w:rsidR="00472F97" w:rsidRPr="006300AF">
        <w:rPr>
          <w:rFonts w:ascii="Times New Roman" w:hAnsi="Times New Roman" w:cs="Times New Roman"/>
          <w:b/>
          <w:bCs/>
          <w:sz w:val="24"/>
          <w:szCs w:val="24"/>
          <w:lang w:val="en-GB" w:eastAsia="zh-TW"/>
        </w:rPr>
        <w:t>.6.2</w:t>
      </w:r>
      <w:r w:rsidR="00472F97" w:rsidRPr="006300AF">
        <w:rPr>
          <w:rFonts w:ascii="Times New Roman" w:hAnsi="Times New Roman" w:cs="Times New Roman"/>
          <w:b/>
          <w:bCs/>
          <w:sz w:val="24"/>
          <w:szCs w:val="24"/>
          <w:lang w:val="en-GB" w:eastAsia="zh-TW"/>
        </w:rPr>
        <w:tab/>
      </w:r>
      <w:r w:rsidR="00787B51" w:rsidRPr="006300AF">
        <w:rPr>
          <w:rFonts w:ascii="Times New Roman" w:hAnsi="Times New Roman" w:cs="Times New Roman"/>
          <w:b/>
          <w:bCs/>
          <w:sz w:val="24"/>
          <w:szCs w:val="24"/>
          <w:lang w:val="en-GB" w:eastAsia="zh-TW"/>
        </w:rPr>
        <w:t>PEEP Adjustment and Monitoring Procedure (</w:t>
      </w:r>
      <w:r w:rsidR="00787B51" w:rsidRPr="006300AF">
        <w:rPr>
          <w:rFonts w:ascii="Times New Roman" w:eastAsia="Calibri" w:hAnsi="Times New Roman" w:cs="Times New Roman"/>
          <w:b/>
          <w:bCs/>
          <w:sz w:val="24"/>
          <w:szCs w:val="24"/>
          <w:lang w:val="en-GB"/>
        </w:rPr>
        <w:t>PUMP</w:t>
      </w:r>
      <w:r w:rsidR="00787B51" w:rsidRPr="006300AF">
        <w:rPr>
          <w:rFonts w:ascii="Times New Roman" w:hAnsi="Times New Roman" w:cs="Times New Roman"/>
          <w:b/>
          <w:bCs/>
          <w:sz w:val="24"/>
          <w:szCs w:val="24"/>
          <w:lang w:val="en-GB" w:eastAsia="zh-TW"/>
        </w:rPr>
        <w:t>)</w:t>
      </w:r>
      <w:r w:rsidR="00787B51" w:rsidRPr="006300AF">
        <w:rPr>
          <w:rFonts w:ascii="Times New Roman" w:eastAsia="Calibri" w:hAnsi="Times New Roman" w:cs="Times New Roman"/>
          <w:b/>
          <w:bCs/>
          <w:sz w:val="24"/>
          <w:szCs w:val="24"/>
          <w:lang w:val="en-GB"/>
        </w:rPr>
        <w:t xml:space="preserve"> </w:t>
      </w:r>
    </w:p>
    <w:p w14:paraId="42358F47" w14:textId="77777777" w:rsidR="00787B51" w:rsidRPr="006300AF" w:rsidRDefault="00787B51"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This procedure is performed</w:t>
      </w:r>
      <w:r w:rsidR="00032324" w:rsidRPr="006300AF">
        <w:rPr>
          <w:rFonts w:ascii="Times New Roman" w:hAnsi="Times New Roman" w:cs="Times New Roman"/>
          <w:sz w:val="24"/>
          <w:szCs w:val="24"/>
          <w:lang w:val="en-GB"/>
        </w:rPr>
        <w:t xml:space="preserve"> when</w:t>
      </w:r>
      <w:r w:rsidRPr="006300AF">
        <w:rPr>
          <w:rFonts w:ascii="Times New Roman" w:hAnsi="Times New Roman" w:cs="Times New Roman"/>
          <w:sz w:val="24"/>
          <w:szCs w:val="24"/>
          <w:lang w:val="en-GB"/>
        </w:rPr>
        <w:t>:</w:t>
      </w:r>
    </w:p>
    <w:p w14:paraId="1BC665FF" w14:textId="77777777" w:rsidR="00AE212F" w:rsidRPr="006300AF" w:rsidRDefault="00AE212F" w:rsidP="00910B0F">
      <w:pPr>
        <w:pStyle w:val="ListParagraph"/>
        <w:numPr>
          <w:ilvl w:val="0"/>
          <w:numId w:val="21"/>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When the patient is turned to supine position* or</w:t>
      </w:r>
    </w:p>
    <w:p w14:paraId="25439AE4" w14:textId="77777777" w:rsidR="00AE212F" w:rsidRPr="006300AF" w:rsidRDefault="00AE212F" w:rsidP="00910B0F">
      <w:pPr>
        <w:pStyle w:val="ListParagraph"/>
        <w:numPr>
          <w:ilvl w:val="0"/>
          <w:numId w:val="21"/>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Every subsequent 6 hours after the first RM, or </w:t>
      </w:r>
    </w:p>
    <w:p w14:paraId="2D99D999" w14:textId="52EED357" w:rsidR="00AE212F" w:rsidRPr="006300AF" w:rsidRDefault="00AE212F" w:rsidP="00910B0F">
      <w:pPr>
        <w:pStyle w:val="ListParagraph"/>
        <w:numPr>
          <w:ilvl w:val="0"/>
          <w:numId w:val="21"/>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If the FiO</w:t>
      </w:r>
      <w:r w:rsidRPr="006300AF">
        <w:rPr>
          <w:rFonts w:ascii="Times New Roman" w:hAnsi="Times New Roman" w:cs="Times New Roman"/>
          <w:sz w:val="24"/>
          <w:szCs w:val="24"/>
          <w:vertAlign w:val="subscript"/>
          <w:lang w:val="en-GB"/>
        </w:rPr>
        <w:t>2</w:t>
      </w:r>
      <w:r w:rsidRPr="006300AF">
        <w:rPr>
          <w:rFonts w:ascii="Times New Roman" w:hAnsi="Times New Roman" w:cs="Times New Roman"/>
          <w:sz w:val="24"/>
          <w:szCs w:val="24"/>
          <w:lang w:val="en-GB"/>
        </w:rPr>
        <w:t xml:space="preserve"> is adjusted by ≥10% or more</w:t>
      </w:r>
      <w:r w:rsidR="003C3C16" w:rsidRPr="006300AF">
        <w:rPr>
          <w:rFonts w:ascii="Times New Roman" w:hAnsi="Times New Roman" w:cs="Times New Roman"/>
          <w:sz w:val="24"/>
          <w:szCs w:val="24"/>
          <w:lang w:val="en-GB"/>
        </w:rPr>
        <w:t>,</w:t>
      </w:r>
      <w:r w:rsidRPr="006300AF">
        <w:rPr>
          <w:rFonts w:ascii="Times New Roman" w:hAnsi="Times New Roman" w:cs="Times New Roman"/>
          <w:sz w:val="24"/>
          <w:szCs w:val="24"/>
          <w:lang w:val="en-GB"/>
        </w:rPr>
        <w:t xml:space="preserve"> or</w:t>
      </w:r>
    </w:p>
    <w:p w14:paraId="023D81FA" w14:textId="77777777" w:rsidR="00AE212F" w:rsidRPr="006300AF" w:rsidRDefault="00AE212F" w:rsidP="00910B0F">
      <w:pPr>
        <w:pStyle w:val="ListParagraph"/>
        <w:numPr>
          <w:ilvl w:val="0"/>
          <w:numId w:val="21"/>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Any time at the clinician’s discretion or, </w:t>
      </w:r>
    </w:p>
    <w:p w14:paraId="0CAFFA90" w14:textId="77777777" w:rsidR="00AE212F" w:rsidRPr="006300AF" w:rsidRDefault="00AE212F"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Whichever of </w:t>
      </w:r>
      <w:r w:rsidR="00032324" w:rsidRPr="006300AF">
        <w:rPr>
          <w:rFonts w:ascii="Times New Roman" w:hAnsi="Times New Roman" w:cs="Times New Roman"/>
          <w:sz w:val="24"/>
          <w:szCs w:val="24"/>
          <w:lang w:val="en-GB"/>
        </w:rPr>
        <w:t xml:space="preserve">condition </w:t>
      </w:r>
      <w:r w:rsidRPr="006300AF">
        <w:rPr>
          <w:rFonts w:ascii="Times New Roman" w:hAnsi="Times New Roman" w:cs="Times New Roman"/>
          <w:sz w:val="24"/>
          <w:szCs w:val="24"/>
          <w:lang w:val="en-GB"/>
        </w:rPr>
        <w:t>(1) –</w:t>
      </w:r>
      <w:r w:rsidR="00032324" w:rsidRPr="006300AF">
        <w:rPr>
          <w:rFonts w:ascii="Times New Roman" w:hAnsi="Times New Roman" w:cs="Times New Roman"/>
          <w:sz w:val="24"/>
          <w:szCs w:val="24"/>
          <w:lang w:val="en-GB"/>
        </w:rPr>
        <w:t xml:space="preserve"> </w:t>
      </w:r>
      <w:r w:rsidRPr="006300AF">
        <w:rPr>
          <w:rFonts w:ascii="Times New Roman" w:hAnsi="Times New Roman" w:cs="Times New Roman"/>
          <w:sz w:val="24"/>
          <w:szCs w:val="24"/>
          <w:lang w:val="en-GB"/>
        </w:rPr>
        <w:t>(4) occurs first triggers a PUMP procedure.</w:t>
      </w:r>
    </w:p>
    <w:p w14:paraId="562C1645" w14:textId="77777777" w:rsidR="00AE212F" w:rsidRPr="006300AF" w:rsidRDefault="00AE212F"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*Usual clinical practic</w:t>
      </w:r>
      <w:r w:rsidR="006E3E03" w:rsidRPr="006300AF">
        <w:rPr>
          <w:rFonts w:ascii="Times New Roman" w:hAnsi="Times New Roman" w:cs="Times New Roman"/>
          <w:sz w:val="24"/>
          <w:szCs w:val="24"/>
          <w:lang w:val="en-GB"/>
        </w:rPr>
        <w:t xml:space="preserve">e is to turn patients left side to </w:t>
      </w:r>
      <w:r w:rsidRPr="006300AF">
        <w:rPr>
          <w:rFonts w:ascii="Times New Roman" w:hAnsi="Times New Roman" w:cs="Times New Roman"/>
          <w:sz w:val="24"/>
          <w:szCs w:val="24"/>
          <w:lang w:val="en-GB"/>
        </w:rPr>
        <w:t>supine</w:t>
      </w:r>
      <w:r w:rsidR="006E3E03" w:rsidRPr="006300AF">
        <w:rPr>
          <w:rFonts w:ascii="Times New Roman" w:hAnsi="Times New Roman" w:cs="Times New Roman"/>
          <w:sz w:val="24"/>
          <w:szCs w:val="24"/>
          <w:lang w:val="en-GB"/>
        </w:rPr>
        <w:t xml:space="preserve"> to </w:t>
      </w:r>
      <w:r w:rsidRPr="006300AF">
        <w:rPr>
          <w:rFonts w:ascii="Times New Roman" w:hAnsi="Times New Roman" w:cs="Times New Roman"/>
          <w:sz w:val="24"/>
          <w:szCs w:val="24"/>
          <w:lang w:val="en-GB"/>
        </w:rPr>
        <w:t>right side every three hours</w:t>
      </w:r>
    </w:p>
    <w:p w14:paraId="745F2920" w14:textId="77777777" w:rsidR="00AE212F" w:rsidRPr="006300AF" w:rsidRDefault="00AE212F" w:rsidP="004049A3">
      <w:pPr>
        <w:spacing w:after="0" w:line="360" w:lineRule="auto"/>
        <w:jc w:val="both"/>
        <w:rPr>
          <w:rFonts w:ascii="Times New Roman" w:hAnsi="Times New Roman" w:cs="Times New Roman"/>
          <w:sz w:val="24"/>
          <w:szCs w:val="24"/>
          <w:lang w:val="en-GB"/>
        </w:rPr>
      </w:pPr>
    </w:p>
    <w:p w14:paraId="01B999E7" w14:textId="77777777" w:rsidR="00AE212F" w:rsidRPr="006300AF" w:rsidRDefault="00AE212F"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The procedures for the above PEEP adjustment and monitoring manoeuvres (PUMPs) are as follows:</w:t>
      </w:r>
    </w:p>
    <w:p w14:paraId="4851EE56" w14:textId="2AEC441E" w:rsidR="00D63DEE" w:rsidRPr="006300AF" w:rsidRDefault="00D63DEE" w:rsidP="00910B0F">
      <w:pPr>
        <w:numPr>
          <w:ilvl w:val="0"/>
          <w:numId w:val="1"/>
        </w:numPr>
        <w:spacing w:before="100" w:beforeAutospacing="1" w:after="0" w:line="360" w:lineRule="auto"/>
        <w:ind w:left="714" w:hanging="357"/>
        <w:jc w:val="both"/>
        <w:rPr>
          <w:rFonts w:ascii="Times New Roman" w:hAnsi="Times New Roman" w:cs="Times New Roman"/>
          <w:sz w:val="24"/>
          <w:lang w:val="en-GB"/>
        </w:rPr>
      </w:pPr>
      <w:r w:rsidRPr="006300AF">
        <w:rPr>
          <w:rFonts w:ascii="Times New Roman" w:hAnsi="Times New Roman" w:cs="Times New Roman"/>
          <w:sz w:val="24"/>
          <w:lang w:val="en-GB"/>
        </w:rPr>
        <w:t>If there are spontaneous breathing efforts as indicated by high elastance variability</w:t>
      </w:r>
      <w:r w:rsidR="001544C6" w:rsidRPr="006300AF">
        <w:rPr>
          <w:rFonts w:ascii="Times New Roman" w:hAnsi="Times New Roman" w:cs="Times New Roman"/>
          <w:sz w:val="24"/>
          <w:lang w:val="en-GB"/>
        </w:rPr>
        <w:t>.</w:t>
      </w:r>
      <w:r w:rsidR="00032324" w:rsidRPr="006300AF">
        <w:rPr>
          <w:rFonts w:ascii="Times New Roman" w:hAnsi="Times New Roman" w:cs="Times New Roman"/>
          <w:sz w:val="24"/>
          <w:lang w:val="en-GB"/>
        </w:rPr>
        <w:t xml:space="preserve"> The clinicians should sedate or paralyse the patient to breathe with synchrony with the ventilator prior to any </w:t>
      </w:r>
      <w:proofErr w:type="spellStart"/>
      <w:r w:rsidR="00032324" w:rsidRPr="006300AF">
        <w:rPr>
          <w:rFonts w:ascii="Times New Roman" w:hAnsi="Times New Roman" w:cs="Times New Roman"/>
          <w:sz w:val="24"/>
          <w:lang w:val="en-GB"/>
        </w:rPr>
        <w:t>MaxRM</w:t>
      </w:r>
      <w:proofErr w:type="spellEnd"/>
      <w:r w:rsidR="00032324" w:rsidRPr="006300AF">
        <w:rPr>
          <w:rFonts w:ascii="Times New Roman" w:hAnsi="Times New Roman" w:cs="Times New Roman"/>
          <w:sz w:val="24"/>
          <w:lang w:val="en-GB"/>
        </w:rPr>
        <w:t xml:space="preserve"> or PUMP.</w:t>
      </w:r>
    </w:p>
    <w:p w14:paraId="0A3134A9" w14:textId="636D8B25" w:rsidR="00D63DEE" w:rsidRPr="006300AF" w:rsidRDefault="00D63DEE" w:rsidP="00910B0F">
      <w:pPr>
        <w:pStyle w:val="ListParagraph"/>
        <w:numPr>
          <w:ilvl w:val="0"/>
          <w:numId w:val="1"/>
        </w:numPr>
        <w:spacing w:before="100" w:beforeAutospacing="1" w:after="0" w:line="360" w:lineRule="auto"/>
        <w:ind w:left="714" w:hanging="357"/>
        <w:jc w:val="both"/>
        <w:rPr>
          <w:rFonts w:ascii="Times New Roman" w:hAnsi="Times New Roman" w:cs="Times New Roman"/>
          <w:sz w:val="24"/>
          <w:lang w:val="en-GB"/>
        </w:rPr>
      </w:pPr>
      <w:r w:rsidRPr="006300AF">
        <w:rPr>
          <w:rFonts w:ascii="Times New Roman" w:hAnsi="Times New Roman" w:cs="Times New Roman"/>
          <w:sz w:val="24"/>
          <w:lang w:val="en-GB"/>
        </w:rPr>
        <w:t>If the FiO</w:t>
      </w:r>
      <w:r w:rsidRPr="006300AF">
        <w:rPr>
          <w:rFonts w:ascii="Times New Roman" w:hAnsi="Times New Roman" w:cs="Times New Roman"/>
          <w:sz w:val="24"/>
          <w:vertAlign w:val="subscript"/>
          <w:lang w:val="en-GB"/>
        </w:rPr>
        <w:t>2</w:t>
      </w:r>
      <w:r w:rsidRPr="006300AF">
        <w:rPr>
          <w:rFonts w:ascii="Times New Roman" w:hAnsi="Times New Roman" w:cs="Times New Roman"/>
          <w:sz w:val="24"/>
          <w:lang w:val="en-GB"/>
        </w:rPr>
        <w:t xml:space="preserve"> has remained constant</w:t>
      </w:r>
      <w:r w:rsidR="00011145" w:rsidRPr="006300AF">
        <w:rPr>
          <w:rFonts w:ascii="Times New Roman" w:hAnsi="Times New Roman" w:cs="Times New Roman"/>
          <w:sz w:val="24"/>
          <w:lang w:val="en-GB"/>
        </w:rPr>
        <w:t>,</w:t>
      </w:r>
      <w:r w:rsidRPr="006300AF">
        <w:rPr>
          <w:rFonts w:ascii="Times New Roman" w:hAnsi="Times New Roman" w:cs="Times New Roman"/>
          <w:sz w:val="24"/>
          <w:lang w:val="en-GB"/>
        </w:rPr>
        <w:t xml:space="preserve"> decrease PEEP </w:t>
      </w:r>
      <w:r w:rsidRPr="006300AF">
        <w:rPr>
          <w:rFonts w:ascii="Times New Roman" w:eastAsia="PMingLiU" w:hAnsi="Times New Roman" w:cs="Times New Roman"/>
          <w:sz w:val="24"/>
          <w:lang w:val="en-GB" w:eastAsia="zh-TW"/>
        </w:rPr>
        <w:t>by 2 cmH</w:t>
      </w:r>
      <w:r w:rsidRPr="006300AF">
        <w:rPr>
          <w:rFonts w:ascii="Times New Roman" w:eastAsia="PMingLiU" w:hAnsi="Times New Roman" w:cs="Times New Roman"/>
          <w:sz w:val="24"/>
          <w:vertAlign w:val="subscript"/>
          <w:lang w:val="en-GB" w:eastAsia="zh-TW"/>
        </w:rPr>
        <w:t>2</w:t>
      </w:r>
      <w:r w:rsidRPr="006300AF">
        <w:rPr>
          <w:rFonts w:ascii="Times New Roman" w:eastAsia="PMingLiU" w:hAnsi="Times New Roman" w:cs="Times New Roman"/>
          <w:sz w:val="24"/>
          <w:lang w:val="en-GB" w:eastAsia="zh-TW"/>
        </w:rPr>
        <w:t>O and</w:t>
      </w:r>
      <w:r w:rsidRPr="006300AF">
        <w:rPr>
          <w:rFonts w:ascii="Times New Roman" w:hAnsi="Times New Roman" w:cs="Times New Roman"/>
          <w:sz w:val="24"/>
          <w:lang w:val="en-GB"/>
        </w:rPr>
        <w:t xml:space="preserve"> </w:t>
      </w:r>
      <w:r w:rsidRPr="006300AF">
        <w:rPr>
          <w:rFonts w:ascii="Times New Roman" w:eastAsia="PMingLiU" w:hAnsi="Times New Roman" w:cs="Times New Roman"/>
          <w:sz w:val="24"/>
          <w:lang w:val="en-GB" w:eastAsia="zh-TW"/>
        </w:rPr>
        <w:t>start the PUMP procedure. Increase PEEP</w:t>
      </w:r>
      <w:r w:rsidRPr="006300AF">
        <w:rPr>
          <w:rFonts w:ascii="Times New Roman" w:hAnsi="Times New Roman" w:cs="Times New Roman"/>
          <w:sz w:val="24"/>
          <w:lang w:val="en-GB"/>
        </w:rPr>
        <w:t xml:space="preserve"> in </w:t>
      </w:r>
      <w:r w:rsidRPr="006300AF">
        <w:rPr>
          <w:rFonts w:ascii="Times New Roman" w:eastAsia="PMingLiU" w:hAnsi="Times New Roman" w:cs="Times New Roman"/>
          <w:sz w:val="24"/>
          <w:lang w:val="en-GB" w:eastAsia="zh-TW"/>
        </w:rPr>
        <w:t>2</w:t>
      </w:r>
      <w:r w:rsidRPr="006300AF">
        <w:rPr>
          <w:rFonts w:ascii="Times New Roman" w:hAnsi="Times New Roman" w:cs="Times New Roman"/>
          <w:sz w:val="24"/>
          <w:lang w:val="en-GB"/>
        </w:rPr>
        <w:t xml:space="preserve"> steps of 4 cmH</w:t>
      </w:r>
      <w:r w:rsidRPr="006300AF">
        <w:rPr>
          <w:rFonts w:ascii="Times New Roman" w:hAnsi="Times New Roman" w:cs="Times New Roman"/>
          <w:sz w:val="24"/>
          <w:vertAlign w:val="subscript"/>
          <w:lang w:val="en-GB"/>
        </w:rPr>
        <w:t>2</w:t>
      </w:r>
      <w:r w:rsidRPr="006300AF">
        <w:rPr>
          <w:rFonts w:ascii="Times New Roman" w:hAnsi="Times New Roman" w:cs="Times New Roman"/>
          <w:sz w:val="24"/>
          <w:lang w:val="en-GB"/>
        </w:rPr>
        <w:t>O with 10-15 breathing cycles at each step before lowering in 4 cmH</w:t>
      </w:r>
      <w:r w:rsidRPr="006300AF">
        <w:rPr>
          <w:rFonts w:ascii="Times New Roman" w:hAnsi="Times New Roman" w:cs="Times New Roman"/>
          <w:sz w:val="24"/>
          <w:vertAlign w:val="subscript"/>
          <w:lang w:val="en-GB"/>
        </w:rPr>
        <w:t>2</w:t>
      </w:r>
      <w:r w:rsidRPr="006300AF">
        <w:rPr>
          <w:rFonts w:ascii="Times New Roman" w:hAnsi="Times New Roman" w:cs="Times New Roman"/>
          <w:sz w:val="24"/>
          <w:lang w:val="en-GB"/>
        </w:rPr>
        <w:t>O decrements to -2 cmH</w:t>
      </w:r>
      <w:r w:rsidRPr="006300AF">
        <w:rPr>
          <w:rFonts w:ascii="Times New Roman" w:hAnsi="Times New Roman" w:cs="Times New Roman"/>
          <w:sz w:val="24"/>
          <w:vertAlign w:val="subscript"/>
          <w:lang w:val="en-GB"/>
        </w:rPr>
        <w:t>2</w:t>
      </w:r>
      <w:r w:rsidRPr="006300AF">
        <w:rPr>
          <w:rFonts w:ascii="Times New Roman" w:hAnsi="Times New Roman" w:cs="Times New Roman"/>
          <w:sz w:val="24"/>
          <w:lang w:val="en-GB"/>
        </w:rPr>
        <w:t>O of baseline PEEP</w:t>
      </w:r>
      <w:r w:rsidR="003C3C16" w:rsidRPr="006300AF">
        <w:rPr>
          <w:rFonts w:ascii="Times New Roman" w:hAnsi="Times New Roman" w:cs="Times New Roman"/>
          <w:sz w:val="24"/>
          <w:lang w:val="en-GB"/>
        </w:rPr>
        <w:t>.</w:t>
      </w:r>
    </w:p>
    <w:p w14:paraId="1CBDF297" w14:textId="2F2E96A9" w:rsidR="00D63DEE" w:rsidRPr="006300AF" w:rsidRDefault="00D63DEE" w:rsidP="00910B0F">
      <w:pPr>
        <w:pStyle w:val="ListParagraph"/>
        <w:numPr>
          <w:ilvl w:val="0"/>
          <w:numId w:val="1"/>
        </w:numPr>
        <w:spacing w:before="100" w:beforeAutospacing="1" w:after="0" w:line="360" w:lineRule="auto"/>
        <w:ind w:left="714" w:hanging="357"/>
        <w:jc w:val="both"/>
        <w:rPr>
          <w:rFonts w:ascii="Times New Roman" w:hAnsi="Times New Roman" w:cs="Times New Roman"/>
          <w:sz w:val="24"/>
          <w:lang w:val="en-GB"/>
        </w:rPr>
      </w:pPr>
      <w:r w:rsidRPr="006300AF">
        <w:rPr>
          <w:rFonts w:ascii="Times New Roman" w:hAnsi="Times New Roman" w:cs="Times New Roman"/>
          <w:sz w:val="24"/>
          <w:lang w:val="en-GB"/>
        </w:rPr>
        <w:t>If the FiO</w:t>
      </w:r>
      <w:r w:rsidRPr="006300AF">
        <w:rPr>
          <w:rFonts w:ascii="Times New Roman" w:hAnsi="Times New Roman" w:cs="Times New Roman"/>
          <w:sz w:val="24"/>
          <w:vertAlign w:val="subscript"/>
          <w:lang w:val="en-GB"/>
        </w:rPr>
        <w:t>2</w:t>
      </w:r>
      <w:r w:rsidRPr="006300AF">
        <w:rPr>
          <w:rFonts w:ascii="Times New Roman" w:hAnsi="Times New Roman" w:cs="Times New Roman"/>
          <w:sz w:val="24"/>
          <w:lang w:val="en-GB"/>
        </w:rPr>
        <w:t xml:space="preserve"> is increased by ≥10% (</w:t>
      </w:r>
      <w:r w:rsidRPr="006300AF">
        <w:rPr>
          <w:rFonts w:ascii="Times New Roman" w:hAnsi="Times New Roman" w:cs="Times New Roman"/>
          <w:b/>
          <w:sz w:val="24"/>
          <w:lang w:val="en-GB"/>
        </w:rPr>
        <w:t>as per condition 3 above</w:t>
      </w:r>
      <w:r w:rsidRPr="006300AF">
        <w:rPr>
          <w:rFonts w:ascii="Times New Roman" w:hAnsi="Times New Roman" w:cs="Times New Roman"/>
          <w:sz w:val="24"/>
          <w:lang w:val="en-GB"/>
        </w:rPr>
        <w:t>)</w:t>
      </w:r>
      <w:r w:rsidR="00032324" w:rsidRPr="006300AF">
        <w:rPr>
          <w:rFonts w:ascii="Times New Roman" w:hAnsi="Times New Roman" w:cs="Times New Roman"/>
          <w:sz w:val="24"/>
          <w:lang w:val="en-GB"/>
        </w:rPr>
        <w:t>,</w:t>
      </w:r>
      <w:r w:rsidRPr="006300AF">
        <w:rPr>
          <w:rFonts w:ascii="Times New Roman" w:hAnsi="Times New Roman" w:cs="Times New Roman"/>
          <w:sz w:val="24"/>
          <w:lang w:val="en-GB"/>
        </w:rPr>
        <w:t xml:space="preserve"> start the PUMP at the current PEEP and proceed as per step 2 finishing up on the original PEEP</w:t>
      </w:r>
      <w:r w:rsidR="003C3C16" w:rsidRPr="006300AF">
        <w:rPr>
          <w:rFonts w:ascii="Times New Roman" w:hAnsi="Times New Roman" w:cs="Times New Roman"/>
          <w:sz w:val="24"/>
          <w:lang w:val="en-GB"/>
        </w:rPr>
        <w:t>.</w:t>
      </w:r>
    </w:p>
    <w:p w14:paraId="3E10515D" w14:textId="491DDDBC" w:rsidR="00D63DEE" w:rsidRPr="006300AF" w:rsidRDefault="00D63DEE" w:rsidP="00910B0F">
      <w:pPr>
        <w:numPr>
          <w:ilvl w:val="0"/>
          <w:numId w:val="1"/>
        </w:numPr>
        <w:spacing w:before="100" w:beforeAutospacing="1" w:after="0" w:line="360" w:lineRule="auto"/>
        <w:ind w:left="714" w:hanging="357"/>
        <w:jc w:val="both"/>
        <w:rPr>
          <w:rFonts w:ascii="Times New Roman" w:hAnsi="Times New Roman" w:cs="Times New Roman"/>
          <w:sz w:val="24"/>
          <w:lang w:val="en-GB"/>
        </w:rPr>
      </w:pPr>
      <w:r w:rsidRPr="006300AF">
        <w:rPr>
          <w:rFonts w:ascii="Times New Roman" w:hAnsi="Times New Roman" w:cs="Times New Roman"/>
          <w:sz w:val="24"/>
          <w:lang w:val="en-GB"/>
        </w:rPr>
        <w:lastRenderedPageBreak/>
        <w:t xml:space="preserve">The </w:t>
      </w:r>
      <w:r w:rsidRPr="006300AF">
        <w:rPr>
          <w:rFonts w:ascii="Times New Roman" w:hAnsi="Times New Roman" w:cs="Times New Roman"/>
          <w:sz w:val="24"/>
          <w:lang w:val="en-GB" w:eastAsia="zh-TW"/>
        </w:rPr>
        <w:t xml:space="preserve">Bedside </w:t>
      </w:r>
      <w:r w:rsidRPr="006300AF">
        <w:rPr>
          <w:rFonts w:ascii="Times New Roman" w:hAnsi="Times New Roman" w:cs="Times New Roman"/>
          <w:sz w:val="24"/>
          <w:lang w:val="en-GB"/>
        </w:rPr>
        <w:t xml:space="preserve">computer will recommend the </w:t>
      </w:r>
      <w:r w:rsidR="00032324" w:rsidRPr="006300AF">
        <w:rPr>
          <w:rFonts w:ascii="Times New Roman" w:hAnsi="Times New Roman" w:cs="Times New Roman"/>
          <w:sz w:val="24"/>
          <w:lang w:val="en-GB" w:eastAsia="zh-TW"/>
        </w:rPr>
        <w:t xml:space="preserve">optimal PEEP </w:t>
      </w:r>
      <w:r w:rsidR="00032324" w:rsidRPr="006300AF">
        <w:rPr>
          <w:rFonts w:ascii="Times New Roman" w:hAnsi="Times New Roman" w:cs="Times New Roman"/>
          <w:sz w:val="24"/>
          <w:lang w:val="en-GB" w:eastAsia="zh-TW"/>
        </w:rPr>
        <w:fldChar w:fldCharType="begin">
          <w:fldData xml:space="preserve">PEVuZE5vdGU+PENpdGU+PEF1dGhvcj5DaGlldzwvQXV0aG9yPjxZZWFyPjIwMTE8L1llYXI+PFJl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</w:fldData>
        </w:fldChar>
      </w:r>
      <w:r w:rsidR="00032324" w:rsidRPr="006300AF">
        <w:rPr>
          <w:rFonts w:ascii="Times New Roman" w:hAnsi="Times New Roman" w:cs="Times New Roman"/>
          <w:sz w:val="24"/>
          <w:lang w:val="en-GB" w:eastAsia="zh-TW"/>
        </w:rPr>
        <w:instrText xml:space="preserve"> ADDIN EN.CITE </w:instrText>
      </w:r>
      <w:r w:rsidR="00032324" w:rsidRPr="006300AF">
        <w:rPr>
          <w:rFonts w:ascii="Times New Roman" w:hAnsi="Times New Roman" w:cs="Times New Roman"/>
          <w:sz w:val="24"/>
          <w:lang w:val="en-GB" w:eastAsia="zh-TW"/>
        </w:rPr>
        <w:fldChar w:fldCharType="begin">
          <w:fldData xml:space="preserve">PEVuZE5vdGU+PENpdGU+PEF1dGhvcj5DaGlldzwvQXV0aG9yPjxZZWFyPjIwMTE8L1llYXI+PFJl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</w:fldData>
        </w:fldChar>
      </w:r>
      <w:r w:rsidR="00032324" w:rsidRPr="006300AF">
        <w:rPr>
          <w:rFonts w:ascii="Times New Roman" w:hAnsi="Times New Roman" w:cs="Times New Roman"/>
          <w:sz w:val="24"/>
          <w:lang w:val="en-GB" w:eastAsia="zh-TW"/>
        </w:rPr>
        <w:instrText xml:space="preserve"> ADDIN EN.CITE.DATA </w:instrText>
      </w:r>
      <w:r w:rsidR="00032324" w:rsidRPr="006300AF">
        <w:rPr>
          <w:rFonts w:ascii="Times New Roman" w:hAnsi="Times New Roman" w:cs="Times New Roman"/>
          <w:sz w:val="24"/>
          <w:lang w:val="en-GB" w:eastAsia="zh-TW"/>
        </w:rPr>
      </w:r>
      <w:r w:rsidR="00032324" w:rsidRPr="006300AF">
        <w:rPr>
          <w:rFonts w:ascii="Times New Roman" w:hAnsi="Times New Roman" w:cs="Times New Roman"/>
          <w:sz w:val="24"/>
          <w:lang w:val="en-GB" w:eastAsia="zh-TW"/>
        </w:rPr>
        <w:fldChar w:fldCharType="end"/>
      </w:r>
      <w:r w:rsidR="00032324" w:rsidRPr="006300AF">
        <w:rPr>
          <w:rFonts w:ascii="Times New Roman" w:hAnsi="Times New Roman" w:cs="Times New Roman"/>
          <w:sz w:val="24"/>
          <w:lang w:val="en-GB" w:eastAsia="zh-TW"/>
        </w:rPr>
      </w:r>
      <w:r w:rsidR="00032324" w:rsidRPr="006300AF">
        <w:rPr>
          <w:rFonts w:ascii="Times New Roman" w:hAnsi="Times New Roman" w:cs="Times New Roman"/>
          <w:sz w:val="24"/>
          <w:lang w:val="en-GB" w:eastAsia="zh-TW"/>
        </w:rPr>
        <w:fldChar w:fldCharType="separate"/>
      </w:r>
      <w:r w:rsidR="00032324" w:rsidRPr="006300AF">
        <w:rPr>
          <w:rFonts w:ascii="Times New Roman" w:hAnsi="Times New Roman" w:cs="Times New Roman"/>
          <w:sz w:val="24"/>
          <w:lang w:val="en-GB" w:eastAsia="zh-TW"/>
        </w:rPr>
        <w:t>(</w:t>
      </w:r>
      <w:hyperlink w:anchor="_ENREF_8" w:tooltip="Chiew, 2011 #705" w:history="1">
        <w:r w:rsidR="0081016E" w:rsidRPr="006300AF">
          <w:rPr>
            <w:rFonts w:ascii="Times New Roman" w:hAnsi="Times New Roman" w:cs="Times New Roman"/>
            <w:sz w:val="24"/>
            <w:lang w:val="en-GB" w:eastAsia="zh-TW"/>
          </w:rPr>
          <w:t>Chiew et al., 2011</w:t>
        </w:r>
      </w:hyperlink>
      <w:r w:rsidR="00032324" w:rsidRPr="006300AF">
        <w:rPr>
          <w:rFonts w:ascii="Times New Roman" w:hAnsi="Times New Roman" w:cs="Times New Roman"/>
          <w:sz w:val="24"/>
          <w:lang w:val="en-GB" w:eastAsia="zh-TW"/>
        </w:rPr>
        <w:t xml:space="preserve">, </w:t>
      </w:r>
      <w:hyperlink w:anchor="_ENREF_9" w:tooltip="Chiew, 2012 #974" w:history="1">
        <w:r w:rsidR="0081016E" w:rsidRPr="006300AF">
          <w:rPr>
            <w:rFonts w:ascii="Times New Roman" w:hAnsi="Times New Roman" w:cs="Times New Roman"/>
            <w:sz w:val="24"/>
            <w:lang w:val="en-GB" w:eastAsia="zh-TW"/>
          </w:rPr>
          <w:t>Chiew et al., 2012</w:t>
        </w:r>
      </w:hyperlink>
      <w:r w:rsidR="00032324" w:rsidRPr="006300AF">
        <w:rPr>
          <w:rFonts w:ascii="Times New Roman" w:hAnsi="Times New Roman" w:cs="Times New Roman"/>
          <w:sz w:val="24"/>
          <w:lang w:val="en-GB" w:eastAsia="zh-TW"/>
        </w:rPr>
        <w:t xml:space="preserve">, </w:t>
      </w:r>
      <w:hyperlink w:anchor="_ENREF_7" w:tooltip="Chiew, 2015 #2611" w:history="1">
        <w:r w:rsidR="0081016E" w:rsidRPr="006300AF">
          <w:rPr>
            <w:rFonts w:ascii="Times New Roman" w:hAnsi="Times New Roman" w:cs="Times New Roman"/>
            <w:sz w:val="24"/>
            <w:lang w:val="en-GB" w:eastAsia="zh-TW"/>
          </w:rPr>
          <w:t>Chiew et al., 2015</w:t>
        </w:r>
      </w:hyperlink>
      <w:r w:rsidR="00032324" w:rsidRPr="006300AF">
        <w:rPr>
          <w:rFonts w:ascii="Times New Roman" w:hAnsi="Times New Roman" w:cs="Times New Roman"/>
          <w:sz w:val="24"/>
          <w:lang w:val="en-GB" w:eastAsia="zh-TW"/>
        </w:rPr>
        <w:t>)</w:t>
      </w:r>
      <w:r w:rsidR="00032324" w:rsidRPr="006300AF">
        <w:rPr>
          <w:rFonts w:ascii="Times New Roman" w:hAnsi="Times New Roman" w:cs="Times New Roman"/>
          <w:sz w:val="24"/>
          <w:lang w:val="en-GB" w:eastAsia="zh-TW"/>
        </w:rPr>
        <w:fldChar w:fldCharType="end"/>
      </w:r>
      <w:r w:rsidRPr="006300AF">
        <w:rPr>
          <w:rFonts w:ascii="Times New Roman" w:hAnsi="Times New Roman" w:cs="Times New Roman"/>
          <w:sz w:val="24"/>
          <w:lang w:val="en-GB" w:eastAsia="zh-TW"/>
        </w:rPr>
        <w:t xml:space="preserve"> at the end of the second PUMP Recruitment Manoeuvre.</w:t>
      </w:r>
    </w:p>
    <w:p w14:paraId="130E33B4" w14:textId="77777777" w:rsidR="00544F45" w:rsidRPr="006300AF" w:rsidRDefault="00D63DEE" w:rsidP="00910B0F">
      <w:pPr>
        <w:numPr>
          <w:ilvl w:val="0"/>
          <w:numId w:val="1"/>
        </w:numPr>
        <w:spacing w:before="100" w:beforeAutospacing="1" w:after="0" w:line="360" w:lineRule="auto"/>
        <w:ind w:left="714" w:hanging="357"/>
        <w:jc w:val="both"/>
        <w:rPr>
          <w:rFonts w:ascii="Times New Roman" w:hAnsi="Times New Roman" w:cs="Times New Roman"/>
          <w:sz w:val="24"/>
          <w:lang w:val="en-GB"/>
        </w:rPr>
      </w:pPr>
      <w:r w:rsidRPr="006300AF">
        <w:rPr>
          <w:rFonts w:ascii="Times New Roman" w:hAnsi="Times New Roman" w:cs="Times New Roman"/>
          <w:sz w:val="24"/>
          <w:lang w:val="en-GB"/>
        </w:rPr>
        <w:t>If the intensive care clinicians do not feel the recommended PEEP level is appropriate, they will have the discretion to select a PEEP of their choice. The clinician will be prompted to record the reasons they have not follower the recommendations.</w:t>
      </w:r>
    </w:p>
    <w:p w14:paraId="22E24ED8" w14:textId="77777777" w:rsidR="00011145" w:rsidRPr="006300AF" w:rsidRDefault="00011145" w:rsidP="00C77019">
      <w:pPr>
        <w:spacing w:after="0" w:line="360" w:lineRule="auto"/>
        <w:ind w:left="714"/>
        <w:jc w:val="both"/>
        <w:rPr>
          <w:rFonts w:ascii="Times New Roman" w:hAnsi="Times New Roman" w:cs="Times New Roman"/>
          <w:sz w:val="24"/>
          <w:lang w:val="en-GB"/>
        </w:rPr>
      </w:pPr>
    </w:p>
    <w:p w14:paraId="5EF76EC3" w14:textId="77777777" w:rsidR="002D1F7B" w:rsidRPr="006300AF" w:rsidRDefault="002D1F7B" w:rsidP="00C77019">
      <w:pPr>
        <w:spacing w:after="0" w:line="360" w:lineRule="auto"/>
        <w:jc w:val="both"/>
        <w:rPr>
          <w:rFonts w:ascii="Times New Roman" w:hAnsi="Times New Roman" w:cs="Times New Roman"/>
          <w:b/>
          <w:sz w:val="24"/>
          <w:lang w:val="en-GB"/>
        </w:rPr>
      </w:pPr>
      <w:r w:rsidRPr="006300AF">
        <w:rPr>
          <w:rFonts w:ascii="Times New Roman" w:hAnsi="Times New Roman" w:cs="Times New Roman"/>
          <w:b/>
          <w:sz w:val="24"/>
          <w:lang w:val="en-GB"/>
        </w:rPr>
        <w:t>4.7</w:t>
      </w:r>
      <w:r w:rsidRPr="006300AF">
        <w:rPr>
          <w:rFonts w:ascii="Times New Roman" w:hAnsi="Times New Roman" w:cs="Times New Roman"/>
          <w:b/>
          <w:sz w:val="24"/>
          <w:lang w:val="en-GB"/>
        </w:rPr>
        <w:tab/>
        <w:t xml:space="preserve">Cases of </w:t>
      </w:r>
      <w:r w:rsidR="00544F45" w:rsidRPr="006300AF">
        <w:rPr>
          <w:rFonts w:ascii="Times New Roman" w:hAnsi="Times New Roman" w:cs="Times New Roman"/>
          <w:b/>
          <w:sz w:val="24"/>
          <w:lang w:val="en-GB"/>
        </w:rPr>
        <w:t>V</w:t>
      </w:r>
      <w:r w:rsidRPr="006300AF">
        <w:rPr>
          <w:rFonts w:ascii="Times New Roman" w:hAnsi="Times New Roman" w:cs="Times New Roman"/>
          <w:b/>
          <w:sz w:val="24"/>
          <w:lang w:val="en-GB"/>
        </w:rPr>
        <w:t xml:space="preserve">entilator </w:t>
      </w:r>
      <w:proofErr w:type="spellStart"/>
      <w:r w:rsidR="00544F45" w:rsidRPr="006300AF">
        <w:rPr>
          <w:rFonts w:ascii="Times New Roman" w:hAnsi="Times New Roman" w:cs="Times New Roman"/>
          <w:b/>
          <w:sz w:val="24"/>
          <w:lang w:val="en-GB"/>
        </w:rPr>
        <w:t>D</w:t>
      </w:r>
      <w:r w:rsidRPr="006300AF">
        <w:rPr>
          <w:rFonts w:ascii="Times New Roman" w:hAnsi="Times New Roman" w:cs="Times New Roman"/>
          <w:b/>
          <w:sz w:val="24"/>
          <w:lang w:val="en-GB"/>
        </w:rPr>
        <w:t>yssynchrony</w:t>
      </w:r>
      <w:proofErr w:type="spellEnd"/>
    </w:p>
    <w:p w14:paraId="556114D1" w14:textId="50A17362" w:rsidR="00544F45" w:rsidRPr="006300AF" w:rsidRDefault="00544F45" w:rsidP="00C77019">
      <w:p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t xml:space="preserve">Ventilator </w:t>
      </w:r>
      <w:proofErr w:type="spellStart"/>
      <w:r w:rsidRPr="006300AF">
        <w:rPr>
          <w:rFonts w:ascii="Times New Roman" w:hAnsi="Times New Roman" w:cs="Times New Roman"/>
          <w:sz w:val="24"/>
          <w:lang w:val="en-GB"/>
        </w:rPr>
        <w:t>dyssynchrony</w:t>
      </w:r>
      <w:proofErr w:type="spellEnd"/>
      <w:r w:rsidRPr="006300AF">
        <w:rPr>
          <w:rFonts w:ascii="Times New Roman" w:hAnsi="Times New Roman" w:cs="Times New Roman"/>
          <w:sz w:val="24"/>
          <w:lang w:val="en-GB"/>
        </w:rPr>
        <w:t xml:space="preserve"> occurs when a patient's spontaneous respiratory efforts are not synchronous with the ventilator. This commonly causes agitation and respiratory distress, which is often described as “fighting the ventilator”. </w:t>
      </w:r>
      <w:proofErr w:type="spellStart"/>
      <w:r w:rsidRPr="006300AF">
        <w:rPr>
          <w:rFonts w:ascii="Times New Roman" w:hAnsi="Times New Roman" w:cs="Times New Roman"/>
          <w:sz w:val="24"/>
          <w:lang w:val="en-GB"/>
        </w:rPr>
        <w:t>Dyssynchrony</w:t>
      </w:r>
      <w:proofErr w:type="spellEnd"/>
      <w:r w:rsidRPr="006300AF">
        <w:rPr>
          <w:rFonts w:ascii="Times New Roman" w:hAnsi="Times New Roman" w:cs="Times New Roman"/>
          <w:sz w:val="24"/>
          <w:lang w:val="en-GB"/>
        </w:rPr>
        <w:t xml:space="preserve"> should be considered in patients with increased respiratory efforts, unexplained agitation, tachycardia, or sweating. Ventilator wave forms can be used to identify </w:t>
      </w:r>
      <w:proofErr w:type="spellStart"/>
      <w:r w:rsidRPr="006300AF">
        <w:rPr>
          <w:rFonts w:ascii="Times New Roman" w:hAnsi="Times New Roman" w:cs="Times New Roman"/>
          <w:sz w:val="24"/>
          <w:lang w:val="en-GB"/>
        </w:rPr>
        <w:t>dyssynchrony</w:t>
      </w:r>
      <w:proofErr w:type="spellEnd"/>
      <w:r w:rsidRPr="006300AF">
        <w:rPr>
          <w:rFonts w:ascii="Times New Roman" w:hAnsi="Times New Roman" w:cs="Times New Roman"/>
          <w:sz w:val="24"/>
          <w:lang w:val="en-GB"/>
        </w:rPr>
        <w:t xml:space="preserve"> as shown in Figure </w:t>
      </w:r>
      <w:r w:rsidR="006A57E0" w:rsidRPr="006300AF">
        <w:rPr>
          <w:rFonts w:ascii="Times New Roman" w:hAnsi="Times New Roman" w:cs="Times New Roman"/>
          <w:sz w:val="24"/>
          <w:lang w:val="en-GB"/>
        </w:rPr>
        <w:t xml:space="preserve">1 </w:t>
      </w:r>
      <w:r w:rsidRPr="006300AF">
        <w:rPr>
          <w:rFonts w:ascii="Times New Roman" w:hAnsi="Times New Roman" w:cs="Times New Roman"/>
          <w:sz w:val="24"/>
          <w:lang w:val="en-GB"/>
        </w:rPr>
        <w:t>below.</w:t>
      </w:r>
    </w:p>
    <w:p w14:paraId="086877F0" w14:textId="561472F0" w:rsidR="00544F45" w:rsidRPr="006300AF" w:rsidRDefault="006A57E0" w:rsidP="00C77019">
      <w:pPr>
        <w:spacing w:after="0" w:line="360" w:lineRule="auto"/>
        <w:ind w:left="720" w:firstLine="720"/>
        <w:jc w:val="both"/>
        <w:rPr>
          <w:rFonts w:ascii="Times New Roman" w:hAnsi="Times New Roman" w:cs="Times New Roman"/>
          <w:sz w:val="24"/>
          <w:lang w:val="en-GB"/>
        </w:rPr>
      </w:pPr>
      <w:r w:rsidRPr="006300AF">
        <w:rPr>
          <w:rFonts w:ascii="Times New Roman" w:hAnsi="Times New Roman" w:cs="Times New Roman"/>
          <w:noProof/>
          <w:sz w:val="24"/>
          <w:lang w:eastAsia="en-NZ"/>
        </w:rPr>
        <mc:AlternateContent>
          <mc:Choice Requires="wpg">
            <w:drawing>
              <wp:anchor distT="0" distB="0" distL="114300" distR="114300" simplePos="0" relativeHeight="251672576" behindDoc="0" locked="0" layoutInCell="1" allowOverlap="1" wp14:anchorId="698A42E4" wp14:editId="0B5F3754">
                <wp:simplePos x="0" y="0"/>
                <wp:positionH relativeFrom="column">
                  <wp:posOffset>124358</wp:posOffset>
                </wp:positionH>
                <wp:positionV relativeFrom="paragraph">
                  <wp:posOffset>525780</wp:posOffset>
                </wp:positionV>
                <wp:extent cx="6184189" cy="1489634"/>
                <wp:effectExtent l="0" t="0" r="7620" b="0"/>
                <wp:wrapNone/>
                <wp:docPr id="9" name="Group 9"/>
                <wp:cNvGraphicFramePr/>
                <a:graphic xmlns:a="http://schemas.openxmlformats.org/drawingml/2006/main">
                  <a:graphicData uri="http://schemas.microsoft.com/office/word/2010/wordprocessingGroup">
                    <wpg:wgp>
                      <wpg:cNvGrpSpPr/>
                      <wpg:grpSpPr>
                        <a:xfrm>
                          <a:off x="0" y="0"/>
                          <a:ext cx="6184189" cy="1489634"/>
                          <a:chOff x="0" y="0"/>
                          <a:chExt cx="6184189" cy="1489634"/>
                        </a:xfrm>
                      </wpg:grpSpPr>
                      <wps:wsp>
                        <wps:cNvPr id="340" name="Text Box 340"/>
                        <wps:cNvSpPr txBox="1">
                          <a:spLocks/>
                        </wps:cNvSpPr>
                        <wps:spPr>
                          <a:xfrm>
                            <a:off x="0" y="0"/>
                            <a:ext cx="721995" cy="2533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B7D4D02" w14:textId="77777777" w:rsidR="00B41617" w:rsidRPr="006A57E0" w:rsidRDefault="00B41617" w:rsidP="00544F45">
                              <w:pPr>
                                <w:rPr>
                                  <w:b/>
                                </w:rPr>
                              </w:pPr>
                              <w:r w:rsidRPr="006A57E0">
                                <w:rPr>
                                  <w:b/>
                                </w:rPr>
                                <w:t>Pressure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5" name="Text Box 335"/>
                        <wps:cNvSpPr txBox="1">
                          <a:spLocks/>
                        </wps:cNvSpPr>
                        <wps:spPr>
                          <a:xfrm>
                            <a:off x="0" y="863194"/>
                            <a:ext cx="721995" cy="2533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7DCC7FD" w14:textId="77777777" w:rsidR="00B41617" w:rsidRPr="006A57E0" w:rsidRDefault="00B41617" w:rsidP="00544F45">
                              <w:pPr>
                                <w:rPr>
                                  <w:b/>
                                </w:rPr>
                              </w:pPr>
                              <w:r w:rsidRPr="006A57E0">
                                <w:rPr>
                                  <w:b/>
                                </w:rPr>
                                <w:t>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4" name="Text Box 334"/>
                        <wps:cNvSpPr txBox="1">
                          <a:spLocks/>
                        </wps:cNvSpPr>
                        <wps:spPr>
                          <a:xfrm>
                            <a:off x="2509114" y="1236269"/>
                            <a:ext cx="721995" cy="2533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26B14C4" w14:textId="77777777" w:rsidR="00B41617" w:rsidRPr="006A57E0" w:rsidRDefault="00B41617" w:rsidP="00544F45">
                              <w:pPr>
                                <w:rPr>
                                  <w:b/>
                                </w:rPr>
                              </w:pPr>
                              <w:r w:rsidRPr="006A57E0">
                                <w:rPr>
                                  <w:b/>
                                </w:rPr>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9" name="Text Box 339"/>
                        <wps:cNvSpPr txBox="1">
                          <a:spLocks/>
                        </wps:cNvSpPr>
                        <wps:spPr>
                          <a:xfrm>
                            <a:off x="3796589" y="51206"/>
                            <a:ext cx="2387600" cy="2533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948C65E" w14:textId="77777777" w:rsidR="00B41617" w:rsidRPr="006A57E0" w:rsidRDefault="00B41617" w:rsidP="00544F45">
                              <w:pPr>
                                <w:rPr>
                                  <w:b/>
                                </w:rPr>
                              </w:pPr>
                              <w:r w:rsidRPr="006A57E0">
                                <w:rPr>
                                  <w:b/>
                                </w:rPr>
                                <w:t>Negative deflection in circuit pressure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8" name="Straight Arrow Connector 338"/>
                        <wps:cNvCnPr>
                          <a:cxnSpLocks/>
                        </wps:cNvCnPr>
                        <wps:spPr>
                          <a:xfrm flipH="1">
                            <a:off x="3474720" y="226771"/>
                            <a:ext cx="325755" cy="0"/>
                          </a:xfrm>
                          <a:prstGeom prst="straightConnector1">
                            <a:avLst/>
                          </a:prstGeom>
                          <a:ln w="31750">
                            <a:solidFill>
                              <a:srgbClr val="FF0000"/>
                            </a:solidFill>
                            <a:tailEnd type="stealth" w="lg" len="med"/>
                          </a:ln>
                        </wps:spPr>
                        <wps:style>
                          <a:lnRef idx="1">
                            <a:schemeClr val="accent1"/>
                          </a:lnRef>
                          <a:fillRef idx="0">
                            <a:schemeClr val="accent1"/>
                          </a:fillRef>
                          <a:effectRef idx="0">
                            <a:schemeClr val="accent1"/>
                          </a:effectRef>
                          <a:fontRef idx="minor">
                            <a:schemeClr val="tx1"/>
                          </a:fontRef>
                        </wps:style>
                        <wps:bodyPr/>
                      </wps:wsp>
                      <wps:wsp>
                        <wps:cNvPr id="336" name="Text Box 336"/>
                        <wps:cNvSpPr txBox="1">
                          <a:spLocks/>
                        </wps:cNvSpPr>
                        <wps:spPr>
                          <a:xfrm>
                            <a:off x="3613709" y="651053"/>
                            <a:ext cx="2387600" cy="4660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3C8881" w14:textId="77777777" w:rsidR="00B41617" w:rsidRPr="006A57E0" w:rsidRDefault="00B41617" w:rsidP="00544F45">
                              <w:pPr>
                                <w:rPr>
                                  <w:b/>
                                </w:rPr>
                              </w:pPr>
                              <w:proofErr w:type="gramStart"/>
                              <w:r w:rsidRPr="006A57E0">
                                <w:rPr>
                                  <w:b/>
                                </w:rPr>
                                <w:t>Breath</w:t>
                              </w:r>
                              <w:proofErr w:type="gramEnd"/>
                              <w:r w:rsidRPr="006A57E0">
                                <w:rPr>
                                  <w:b/>
                                </w:rPr>
                                <w:t xml:space="preserve"> stacking resulting from volume starvation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7" name="Straight Arrow Connector 337"/>
                        <wps:cNvCnPr>
                          <a:cxnSpLocks/>
                        </wps:cNvCnPr>
                        <wps:spPr>
                          <a:xfrm flipH="1">
                            <a:off x="2596896" y="819302"/>
                            <a:ext cx="1054735" cy="5715"/>
                          </a:xfrm>
                          <a:prstGeom prst="straightConnector1">
                            <a:avLst/>
                          </a:prstGeom>
                          <a:ln w="31750">
                            <a:solidFill>
                              <a:srgbClr val="FF0000"/>
                            </a:solidFill>
                            <a:tailEnd type="stealth" w="lg" len="me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98A42E4" id="Group 9" o:spid="_x0000_s1026" style="position:absolute;left:0;text-align:left;margin-left:9.8pt;margin-top:41.4pt;width:486.95pt;height:117.3pt;z-index:251672576" coordsize="61841,14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">
                <v:shapetype id="_x0000_t202" coordsize="21600,21600" o:spt="202" path="m,l,21600r21600,l21600,xe">
                  <v:stroke joinstyle="miter"/>
                  <v:path gradientshapeok="t" o:connecttype="rect"/>
                </v:shapetype>
                <v:shape id="Text Box 340" o:spid="_x0000_s1027" type="#_x0000_t202" style="position:absolute;width:7219;height:25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XLz8EA&#10;AADcAAAADwAAAGRycy9kb3ducmV2LnhtbERPTYvCMBC9L/gfwgheRNO6yyLVWEQU6sHDdr14G5qx&#10;LTaTkkSt/94cFvb4eN/rfDCdeJDzrWUF6TwBQVxZ3XKt4Px7mC1B+ICssbNMCl7kId+MPtaYafvk&#10;H3qUoRYxhH2GCpoQ+kxKXzVk0M9tTxy5q3UGQ4SultrhM4abTi6S5FsabDk2NNjTrqHqVt6NgpO/&#10;FNOLKw7T0mt5JDrtj2lQajIetisQgYbwL/5zF1rB51ecH8/EIyA3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hFy8/BAAAA3AAAAA8AAAAAAAAAAAAAAAAAmAIAAGRycy9kb3du&#10;cmV2LnhtbFBLBQYAAAAABAAEAPUAAACGAwAAAAA=&#10;" fillcolor="white [3201]" stroked="f" strokeweight=".5pt">
                  <v:path arrowok="t"/>
                  <v:textbox>
                    <w:txbxContent>
                      <w:p w14:paraId="2B7D4D02" w14:textId="77777777" w:rsidR="00B41617" w:rsidRPr="006A57E0" w:rsidRDefault="00B41617" w:rsidP="00544F45">
                        <w:pPr>
                          <w:rPr>
                            <w:b/>
                          </w:rPr>
                        </w:pPr>
                        <w:r w:rsidRPr="006A57E0">
                          <w:rPr>
                            <w:b/>
                          </w:rPr>
                          <w:t>Pressure</w:t>
                        </w:r>
                      </w:p>
                    </w:txbxContent>
                  </v:textbox>
                </v:shape>
                <v:shape id="Text Box 335" o:spid="_x0000_s1028" type="#_x0000_t202" style="position:absolute;top:8631;width:7219;height:2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QbKsMA&#10;AADcAAAADwAAAGRycy9kb3ducmV2LnhtbESPQYvCMBSE7wv+h/AEL6KpyopUo4go1IOHrV68PZpn&#10;W2xeShK1++83grDHYWa+YVabzjTiSc7XlhVMxgkI4sLqmksFl/NhtADhA7LGxjIp+CUPm3Xva4Wp&#10;ti/+oWceShEh7FNUUIXQplL6oiKDfmxb4ujdrDMYonSl1A5fEW4aOU2SuTRYc1yosKVdRcU9fxgF&#10;J3/NhleXHYa51/JIdNofJ0GpQb/bLkEE6sJ/+NPOtILZ7BveZ+IR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DQbKsMAAADcAAAADwAAAAAAAAAAAAAAAACYAgAAZHJzL2Rv&#10;d25yZXYueG1sUEsFBgAAAAAEAAQA9QAAAIgDAAAAAA==&#10;" fillcolor="white [3201]" stroked="f" strokeweight=".5pt">
                  <v:path arrowok="t"/>
                  <v:textbox>
                    <w:txbxContent>
                      <w:p w14:paraId="77DCC7FD" w14:textId="77777777" w:rsidR="00B41617" w:rsidRPr="006A57E0" w:rsidRDefault="00B41617" w:rsidP="00544F45">
                        <w:pPr>
                          <w:rPr>
                            <w:b/>
                          </w:rPr>
                        </w:pPr>
                        <w:r w:rsidRPr="006A57E0">
                          <w:rPr>
                            <w:b/>
                          </w:rPr>
                          <w:t>Flow</w:t>
                        </w:r>
                      </w:p>
                    </w:txbxContent>
                  </v:textbox>
                </v:shape>
                <v:shape id="Text Box 334" o:spid="_x0000_s1029" type="#_x0000_t202" style="position:absolute;left:25091;top:12362;width:7220;height:2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i+scMA&#10;AADcAAAADwAAAGRycy9kb3ducmV2LnhtbESPQYvCMBSE7wv+h/AEL6KpuohUo4go1IOHrV68PZpn&#10;W2xeShK1++83grDHYWa+YVabzjTiSc7XlhVMxgkI4sLqmksFl/NhtADhA7LGxjIp+CUPm3Xva4Wp&#10;ti/+oWceShEh7FNUUIXQplL6oiKDfmxb4ujdrDMYonSl1A5fEW4aOU2SuTRYc1yosKVdRcU9fxgF&#10;J3/NhleXHYa51/JIdNofJ0GpQb/bLkEE6sJ/+NPOtILZ7BveZ+IR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3i+scMAAADcAAAADwAAAAAAAAAAAAAAAACYAgAAZHJzL2Rv&#10;d25yZXYueG1sUEsFBgAAAAAEAAQA9QAAAIgDAAAAAA==&#10;" fillcolor="white [3201]" stroked="f" strokeweight=".5pt">
                  <v:path arrowok="t"/>
                  <v:textbox>
                    <w:txbxContent>
                      <w:p w14:paraId="126B14C4" w14:textId="77777777" w:rsidR="00B41617" w:rsidRPr="006A57E0" w:rsidRDefault="00B41617" w:rsidP="00544F45">
                        <w:pPr>
                          <w:rPr>
                            <w:b/>
                          </w:rPr>
                        </w:pPr>
                        <w:r w:rsidRPr="006A57E0">
                          <w:rPr>
                            <w:b/>
                          </w:rPr>
                          <w:t>Time</w:t>
                        </w:r>
                      </w:p>
                    </w:txbxContent>
                  </v:textbox>
                </v:shape>
                <v:shape id="Text Box 339" o:spid="_x0000_s1030" type="#_x0000_t202" style="position:absolute;left:37965;top:512;width:23876;height:25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kRL8MA&#10;AADcAAAADwAAAGRycy9kb3ducmV2LnhtbESPQYvCMBSE7wv+h/AEL6KpCotWo4go1IOHrV68PZpn&#10;W2xeShK1++83grDHYWa+YVabzjTiSc7XlhVMxgkI4sLqmksFl/NhNAfhA7LGxjIp+CUPm3Xva4Wp&#10;ti/+oWceShEh7FNUUIXQplL6oiKDfmxb4ujdrDMYonSl1A5fEW4aOU2Sb2mw5rhQYUu7iop7/jAK&#10;Tv6aDa8uOwxzr+WR6LQ/ToJSg363XYII1IX/8KedaQWz2QLeZ+IR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kRL8MAAADcAAAADwAAAAAAAAAAAAAAAACYAgAAZHJzL2Rv&#10;d25yZXYueG1sUEsFBgAAAAAEAAQA9QAAAIgDAAAAAA==&#10;" fillcolor="white [3201]" stroked="f" strokeweight=".5pt">
                  <v:path arrowok="t"/>
                  <v:textbox>
                    <w:txbxContent>
                      <w:p w14:paraId="0948C65E" w14:textId="77777777" w:rsidR="00B41617" w:rsidRPr="006A57E0" w:rsidRDefault="00B41617" w:rsidP="00544F45">
                        <w:pPr>
                          <w:rPr>
                            <w:b/>
                          </w:rPr>
                        </w:pPr>
                        <w:r w:rsidRPr="006A57E0">
                          <w:rPr>
                            <w:b/>
                          </w:rPr>
                          <w:t>Negative deflection in circuit pressure</w:t>
                        </w:r>
                      </w:p>
                    </w:txbxContent>
                  </v:textbox>
                </v:shape>
                <v:shapetype id="_x0000_t32" coordsize="21600,21600" o:spt="32" o:oned="t" path="m,l21600,21600e" filled="f">
                  <v:path arrowok="t" fillok="f" o:connecttype="none"/>
                  <o:lock v:ext="edit" shapetype="t"/>
                </v:shapetype>
                <v:shape id="Straight Arrow Connector 338" o:spid="_x0000_s1031" type="#_x0000_t32" style="position:absolute;left:34747;top:2267;width:325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vNJ8IAAADcAAAADwAAAGRycy9kb3ducmV2LnhtbERPz2vCMBS+C/4P4Qm7aTodznVGcYNC&#10;8dR28/5o3tpszUtponb7681B2PHj+73dj7YTFxq8cazgcZGAIK6dNtwo+PzI5hsQPiBr7ByTgl/y&#10;sN9NJ1tMtbtySZcqNCKGsE9RQRtCn0rp65Ys+oXriSP35QaLIcKhkXrAawy3nVwmyVpaNBwbWuzp&#10;vaX6pzpbBU/smxf9nL0Vx7w4m5Ms/77NqNTDbDy8ggg0hn/x3Z1rBatVXBvPxCMgd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vNJ8IAAADcAAAADwAAAAAAAAAAAAAA&#10;AAChAgAAZHJzL2Rvd25yZXYueG1sUEsFBgAAAAAEAAQA+QAAAJADAAAAAA==&#10;" strokecolor="red" strokeweight="2.5pt">
                  <v:stroke endarrow="classic" endarrowwidth="wide" joinstyle="miter"/>
                  <o:lock v:ext="edit" shapetype="f"/>
                </v:shape>
                <v:shape id="Text Box 336" o:spid="_x0000_s1032" type="#_x0000_t202" style="position:absolute;left:36137;top:6510;width:23876;height:46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aFXcQA&#10;AADcAAAADwAAAGRycy9kb3ducmV2LnhtbESPQWvCQBSE7wX/w/KEXsRsVBBJ3UgRheTgoWkv3h7Z&#10;1yQ0+zbsrib9965Q6HGYmW+Y/WEyvbiT851lBaskBUFcW91xo+Dr87zcgfABWWNvmRT8kodDPnvZ&#10;Y6btyB90r0IjIoR9hgraEIZMSl+3ZNAndiCO3rd1BkOUrpHa4RjhppfrNN1Kgx3HhRYHOrZU/1Q3&#10;o+Dir8Xi6orzovJalkSXU7kKSr3Op/c3EIGm8B/+axdawWazheeZeARk/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mhV3EAAAA3AAAAA8AAAAAAAAAAAAAAAAAmAIAAGRycy9k&#10;b3ducmV2LnhtbFBLBQYAAAAABAAEAPUAAACJAwAAAAA=&#10;" fillcolor="white [3201]" stroked="f" strokeweight=".5pt">
                  <v:path arrowok="t"/>
                  <v:textbox>
                    <w:txbxContent>
                      <w:p w14:paraId="2A3C8881" w14:textId="77777777" w:rsidR="00B41617" w:rsidRPr="006A57E0" w:rsidRDefault="00B41617" w:rsidP="00544F45">
                        <w:pPr>
                          <w:rPr>
                            <w:b/>
                          </w:rPr>
                        </w:pPr>
                        <w:proofErr w:type="gramStart"/>
                        <w:r w:rsidRPr="006A57E0">
                          <w:rPr>
                            <w:b/>
                          </w:rPr>
                          <w:t>Breath</w:t>
                        </w:r>
                        <w:proofErr w:type="gramEnd"/>
                        <w:r w:rsidRPr="006A57E0">
                          <w:rPr>
                            <w:b/>
                          </w:rPr>
                          <w:t xml:space="preserve"> stacking resulting from volume starvation</w:t>
                        </w:r>
                      </w:p>
                    </w:txbxContent>
                  </v:textbox>
                </v:shape>
                <v:shape id="Straight Arrow Connector 337" o:spid="_x0000_s1033" type="#_x0000_t32" style="position:absolute;left:25968;top:8193;width:10548;height: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RZVcMAAADcAAAADwAAAGRycy9kb3ducmV2LnhtbESPT4vCMBTE74LfITxhb5qqy6rVKCoI&#10;4sm/90fzbKPNS2midvfTm4WFPQ4z8xtmtmhsKZ5Ue+NYQb+XgCDOnDacKzifNt0xCB+QNZaOScE3&#10;eVjM260Zptq9+EDPY8hFhLBPUUERQpVK6bOCLPqeq4ijd3W1xRBlnUtd4yvCbSkHSfIlLRqOCwVW&#10;tC4oux8fVsEn+3yiR5vVfrfdP8xFHn5uplHqo9MspyACNeE//NfeagXD4Qh+z8QjIOd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JkWVXDAAAA3AAAAA8AAAAAAAAAAAAA&#10;AAAAoQIAAGRycy9kb3ducmV2LnhtbFBLBQYAAAAABAAEAPkAAACRAwAAAAA=&#10;" strokecolor="red" strokeweight="2.5pt">
                  <v:stroke endarrow="classic" endarrowwidth="wide" joinstyle="miter"/>
                  <o:lock v:ext="edit" shapetype="f"/>
                </v:shape>
              </v:group>
            </w:pict>
          </mc:Fallback>
        </mc:AlternateContent>
      </w:r>
      <w:r w:rsidR="00544F45" w:rsidRPr="006300AF">
        <w:rPr>
          <w:rFonts w:ascii="Times New Roman" w:hAnsi="Times New Roman" w:cs="Times New Roman"/>
          <w:noProof/>
          <w:sz w:val="24"/>
          <w:lang w:eastAsia="en-NZ"/>
        </w:rPr>
        <w:drawing>
          <wp:inline distT="0" distB="0" distL="0" distR="0" wp14:anchorId="002F0566" wp14:editId="5EDA3D7F">
            <wp:extent cx="2602865" cy="1772920"/>
            <wp:effectExtent l="0" t="0" r="698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02865" cy="1772920"/>
                    </a:xfrm>
                    <a:prstGeom prst="rect">
                      <a:avLst/>
                    </a:prstGeom>
                    <a:noFill/>
                    <a:ln>
                      <a:noFill/>
                    </a:ln>
                  </pic:spPr>
                </pic:pic>
              </a:graphicData>
            </a:graphic>
          </wp:inline>
        </w:drawing>
      </w:r>
    </w:p>
    <w:p w14:paraId="2ACDD5C8" w14:textId="77777777" w:rsidR="00C77019" w:rsidRPr="006300AF" w:rsidRDefault="00C77019" w:rsidP="00C77019">
      <w:pPr>
        <w:spacing w:after="0" w:line="360" w:lineRule="auto"/>
        <w:jc w:val="both"/>
        <w:rPr>
          <w:rFonts w:ascii="Times New Roman" w:hAnsi="Times New Roman" w:cs="Times New Roman"/>
          <w:sz w:val="24"/>
          <w:lang w:val="en-GB"/>
        </w:rPr>
      </w:pPr>
    </w:p>
    <w:p w14:paraId="358F17D9" w14:textId="5A04A3AF" w:rsidR="00544F45" w:rsidRPr="006300AF" w:rsidRDefault="00544F45" w:rsidP="006A57E0">
      <w:pPr>
        <w:spacing w:after="0" w:line="360" w:lineRule="auto"/>
        <w:jc w:val="center"/>
        <w:rPr>
          <w:rFonts w:ascii="Times New Roman" w:hAnsi="Times New Roman" w:cs="Times New Roman"/>
          <w:sz w:val="24"/>
          <w:lang w:val="en-GB"/>
        </w:rPr>
      </w:pPr>
      <w:r w:rsidRPr="006300AF">
        <w:rPr>
          <w:rFonts w:ascii="Times New Roman" w:hAnsi="Times New Roman" w:cs="Times New Roman"/>
          <w:sz w:val="24"/>
          <w:lang w:val="en-GB"/>
        </w:rPr>
        <w:t>Fig</w:t>
      </w:r>
      <w:r w:rsidR="006A57E0" w:rsidRPr="006300AF">
        <w:rPr>
          <w:rFonts w:ascii="Times New Roman" w:hAnsi="Times New Roman" w:cs="Times New Roman"/>
          <w:sz w:val="24"/>
          <w:lang w:val="en-GB"/>
        </w:rPr>
        <w:t xml:space="preserve">ure 1: </w:t>
      </w:r>
      <w:proofErr w:type="spellStart"/>
      <w:r w:rsidRPr="006300AF">
        <w:rPr>
          <w:rFonts w:ascii="Times New Roman" w:hAnsi="Times New Roman" w:cs="Times New Roman"/>
          <w:sz w:val="24"/>
          <w:lang w:val="en-GB"/>
        </w:rPr>
        <w:t>Dyssynchrony</w:t>
      </w:r>
      <w:proofErr w:type="spellEnd"/>
      <w:r w:rsidRPr="006300AF">
        <w:rPr>
          <w:rFonts w:ascii="Times New Roman" w:hAnsi="Times New Roman" w:cs="Times New Roman"/>
          <w:sz w:val="24"/>
          <w:lang w:val="en-GB"/>
        </w:rPr>
        <w:t xml:space="preserve"> in a volume-controlled mode produces negative deflections in the pressure time wave form.</w:t>
      </w:r>
    </w:p>
    <w:p w14:paraId="4D92B088" w14:textId="77777777" w:rsidR="00C77019" w:rsidRPr="006300AF" w:rsidRDefault="00C77019" w:rsidP="00C77019">
      <w:pPr>
        <w:spacing w:after="0" w:line="360" w:lineRule="auto"/>
        <w:jc w:val="both"/>
        <w:rPr>
          <w:rFonts w:ascii="Times New Roman" w:hAnsi="Times New Roman" w:cs="Times New Roman"/>
          <w:sz w:val="24"/>
          <w:lang w:val="en-GB"/>
        </w:rPr>
      </w:pPr>
    </w:p>
    <w:p w14:paraId="0F8B1CF0" w14:textId="77777777" w:rsidR="00544F45" w:rsidRPr="006300AF" w:rsidRDefault="00544F45" w:rsidP="00C77019">
      <w:p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t xml:space="preserve">Synchronised intermittent mandatory ventilation (SIMV), does not accommodate to changes in inspiratory demand.  Patients frequently can “out-breathe” the ventilator, which may cause the circuit pressure to become very negative. Flow and volume starvation are the main reasons for </w:t>
      </w:r>
      <w:proofErr w:type="spellStart"/>
      <w:r w:rsidRPr="006300AF">
        <w:rPr>
          <w:rFonts w:ascii="Times New Roman" w:hAnsi="Times New Roman" w:cs="Times New Roman"/>
          <w:sz w:val="24"/>
          <w:lang w:val="en-GB"/>
        </w:rPr>
        <w:t>dyssynchrony</w:t>
      </w:r>
      <w:proofErr w:type="spellEnd"/>
      <w:r w:rsidRPr="006300AF">
        <w:rPr>
          <w:rFonts w:ascii="Times New Roman" w:hAnsi="Times New Roman" w:cs="Times New Roman"/>
          <w:sz w:val="24"/>
          <w:lang w:val="en-GB"/>
        </w:rPr>
        <w:t xml:space="preserve">. </w:t>
      </w:r>
    </w:p>
    <w:p w14:paraId="66E1DA42" w14:textId="77777777" w:rsidR="00C77019" w:rsidRPr="006300AF" w:rsidRDefault="00C77019" w:rsidP="00C77019">
      <w:pPr>
        <w:spacing w:after="0" w:line="360" w:lineRule="auto"/>
        <w:jc w:val="both"/>
        <w:rPr>
          <w:rFonts w:ascii="Times New Roman" w:hAnsi="Times New Roman" w:cs="Times New Roman"/>
          <w:sz w:val="24"/>
          <w:lang w:val="en-GB"/>
        </w:rPr>
      </w:pPr>
    </w:p>
    <w:p w14:paraId="017F033A" w14:textId="78D59E5C" w:rsidR="00544F45" w:rsidRPr="006300AF" w:rsidRDefault="00544F45" w:rsidP="00C77019">
      <w:p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t xml:space="preserve">In pressure controlled modes, such as Bi-Level, </w:t>
      </w:r>
      <w:proofErr w:type="spellStart"/>
      <w:r w:rsidRPr="006300AF">
        <w:rPr>
          <w:rFonts w:ascii="Times New Roman" w:hAnsi="Times New Roman" w:cs="Times New Roman"/>
          <w:sz w:val="24"/>
          <w:lang w:val="en-GB"/>
        </w:rPr>
        <w:t>dyssynchrony</w:t>
      </w:r>
      <w:proofErr w:type="spellEnd"/>
      <w:r w:rsidRPr="006300AF">
        <w:rPr>
          <w:rFonts w:ascii="Times New Roman" w:hAnsi="Times New Roman" w:cs="Times New Roman"/>
          <w:sz w:val="24"/>
          <w:lang w:val="en-GB"/>
        </w:rPr>
        <w:t xml:space="preserve"> is seen as negative deflections (“M” waves) in the flow time waveform</w:t>
      </w:r>
      <w:r w:rsidR="006A57E0" w:rsidRPr="006300AF">
        <w:rPr>
          <w:rFonts w:ascii="Times New Roman" w:hAnsi="Times New Roman" w:cs="Times New Roman"/>
          <w:sz w:val="24"/>
          <w:lang w:val="en-GB"/>
        </w:rPr>
        <w:t xml:space="preserve"> as shown in Figure 2</w:t>
      </w:r>
      <w:r w:rsidRPr="006300AF">
        <w:rPr>
          <w:rFonts w:ascii="Times New Roman" w:hAnsi="Times New Roman" w:cs="Times New Roman"/>
          <w:sz w:val="24"/>
          <w:lang w:val="en-GB"/>
        </w:rPr>
        <w:t>. The airway pressure is controlled so will be minimally influenced by the patient.</w:t>
      </w:r>
    </w:p>
    <w:p w14:paraId="00AB751B" w14:textId="73134F24" w:rsidR="00544F45" w:rsidRPr="006300AF" w:rsidRDefault="006A57E0" w:rsidP="00C77019">
      <w:pPr>
        <w:spacing w:after="0" w:line="360" w:lineRule="auto"/>
        <w:ind w:left="720" w:firstLine="720"/>
        <w:jc w:val="both"/>
        <w:rPr>
          <w:rFonts w:ascii="Times New Roman" w:hAnsi="Times New Roman" w:cs="Times New Roman"/>
          <w:sz w:val="24"/>
          <w:lang w:val="en-GB"/>
        </w:rPr>
      </w:pPr>
      <w:r w:rsidRPr="006300AF">
        <w:rPr>
          <w:rFonts w:ascii="Times New Roman" w:hAnsi="Times New Roman" w:cs="Times New Roman"/>
          <w:noProof/>
          <w:sz w:val="24"/>
          <w:lang w:eastAsia="en-NZ"/>
        </w:rPr>
        <w:lastRenderedPageBreak/>
        <mc:AlternateContent>
          <mc:Choice Requires="wpg">
            <w:drawing>
              <wp:anchor distT="0" distB="0" distL="114300" distR="114300" simplePos="0" relativeHeight="251670528" behindDoc="0" locked="0" layoutInCell="1" allowOverlap="1" wp14:anchorId="46D0004E" wp14:editId="41F102E7">
                <wp:simplePos x="0" y="0"/>
                <wp:positionH relativeFrom="column">
                  <wp:posOffset>182880</wp:posOffset>
                </wp:positionH>
                <wp:positionV relativeFrom="paragraph">
                  <wp:posOffset>475488</wp:posOffset>
                </wp:positionV>
                <wp:extent cx="6037250" cy="1848079"/>
                <wp:effectExtent l="0" t="0" r="1905" b="0"/>
                <wp:wrapNone/>
                <wp:docPr id="12" name="Group 12"/>
                <wp:cNvGraphicFramePr/>
                <a:graphic xmlns:a="http://schemas.openxmlformats.org/drawingml/2006/main">
                  <a:graphicData uri="http://schemas.microsoft.com/office/word/2010/wordprocessingGroup">
                    <wpg:wgp>
                      <wpg:cNvGrpSpPr/>
                      <wpg:grpSpPr>
                        <a:xfrm>
                          <a:off x="0" y="0"/>
                          <a:ext cx="6037250" cy="1848079"/>
                          <a:chOff x="0" y="0"/>
                          <a:chExt cx="6037250" cy="1848079"/>
                        </a:xfrm>
                      </wpg:grpSpPr>
                      <wps:wsp>
                        <wps:cNvPr id="333" name="Text Box 333"/>
                        <wps:cNvSpPr txBox="1">
                          <a:spLocks/>
                        </wps:cNvSpPr>
                        <wps:spPr>
                          <a:xfrm>
                            <a:off x="0" y="0"/>
                            <a:ext cx="721995" cy="2533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2CD9919" w14:textId="77777777" w:rsidR="00B41617" w:rsidRPr="006A57E0" w:rsidRDefault="00B41617" w:rsidP="00544F45">
                              <w:pPr>
                                <w:rPr>
                                  <w:b/>
                                </w:rPr>
                              </w:pPr>
                              <w:r w:rsidRPr="006A57E0">
                                <w:rPr>
                                  <w:b/>
                                </w:rPr>
                                <w:t>Pressure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0" name="Text Box 330"/>
                        <wps:cNvSpPr txBox="1">
                          <a:spLocks/>
                        </wps:cNvSpPr>
                        <wps:spPr>
                          <a:xfrm>
                            <a:off x="0" y="980237"/>
                            <a:ext cx="721995" cy="2533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40D5D62" w14:textId="77777777" w:rsidR="00B41617" w:rsidRPr="006A57E0" w:rsidRDefault="00B41617" w:rsidP="00544F45">
                              <w:pPr>
                                <w:rPr>
                                  <w:b/>
                                </w:rPr>
                              </w:pPr>
                              <w:r w:rsidRPr="006A57E0">
                                <w:rPr>
                                  <w:b/>
                                </w:rPr>
                                <w:t>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2" name="Text Box 322"/>
                        <wps:cNvSpPr txBox="1">
                          <a:spLocks/>
                        </wps:cNvSpPr>
                        <wps:spPr>
                          <a:xfrm>
                            <a:off x="2187245" y="1594714"/>
                            <a:ext cx="721995" cy="2533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FC8F43D" w14:textId="77777777" w:rsidR="00B41617" w:rsidRPr="006A57E0" w:rsidRDefault="00B41617" w:rsidP="00544F45">
                              <w:pPr>
                                <w:rPr>
                                  <w:b/>
                                </w:rPr>
                              </w:pPr>
                              <w:r w:rsidRPr="006A57E0">
                                <w:rPr>
                                  <w:b/>
                                </w:rPr>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3" name="Text Box 323"/>
                        <wps:cNvSpPr txBox="1">
                          <a:spLocks/>
                        </wps:cNvSpPr>
                        <wps:spPr>
                          <a:xfrm>
                            <a:off x="3650285" y="877824"/>
                            <a:ext cx="2386965" cy="3422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CE42E26" w14:textId="77777777" w:rsidR="00B41617" w:rsidRPr="006A57E0" w:rsidRDefault="00B41617" w:rsidP="00544F45">
                              <w:pPr>
                                <w:rPr>
                                  <w:b/>
                                </w:rPr>
                              </w:pPr>
                              <w:r w:rsidRPr="006A57E0">
                                <w:rPr>
                                  <w:b/>
                                </w:rPr>
                                <w:t xml:space="preserve">“M” wave in the flow time waveform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4" name="Straight Arrow Connector 324"/>
                        <wps:cNvCnPr>
                          <a:cxnSpLocks/>
                        </wps:cNvCnPr>
                        <wps:spPr>
                          <a:xfrm flipH="1">
                            <a:off x="2596896" y="980237"/>
                            <a:ext cx="1054100" cy="5080"/>
                          </a:xfrm>
                          <a:prstGeom prst="straightConnector1">
                            <a:avLst/>
                          </a:prstGeom>
                          <a:ln w="31750">
                            <a:solidFill>
                              <a:srgbClr val="FF0000"/>
                            </a:solidFill>
                            <a:tailEnd type="stealth" w="lg" len="me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6D0004E" id="Group 12" o:spid="_x0000_s1034" style="position:absolute;left:0;text-align:left;margin-left:14.4pt;margin-top:37.45pt;width:475.35pt;height:145.5pt;z-index:251670528" coordsize="60372,18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">
                <v:shape id="Text Box 333" o:spid="_x0000_s1035" type="#_x0000_t202" style="position:absolute;width:7219;height:25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EmxcMA&#10;AADcAAAADwAAAGRycy9kb3ducmV2LnhtbESPQYvCMBSE78L+h/AWvIimWpClGmVZFOrBw9a99PZo&#10;nm2xeSlJ1PrvjSDscZiZb5j1djCduJHzrWUF81kCgriyuuVawd9pP/0C4QOyxs4yKXiQh+3mY7TG&#10;TNs7/9KtCLWIEPYZKmhC6DMpfdWQQT+zPXH0ztYZDFG6WmqH9wg3nVwkyVIabDkuNNjTT0PVpbga&#10;BUdf5pPS5ftJ4bU8EB13h3lQavw5fK9ABBrCf/jdzrWCNE3hdSYeAb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JEmxcMAAADcAAAADwAAAAAAAAAAAAAAAACYAgAAZHJzL2Rv&#10;d25yZXYueG1sUEsFBgAAAAAEAAQA9QAAAIgDAAAAAA==&#10;" fillcolor="white [3201]" stroked="f" strokeweight=".5pt">
                  <v:path arrowok="t"/>
                  <v:textbox>
                    <w:txbxContent>
                      <w:p w14:paraId="02CD9919" w14:textId="77777777" w:rsidR="00B41617" w:rsidRPr="006A57E0" w:rsidRDefault="00B41617" w:rsidP="00544F45">
                        <w:pPr>
                          <w:rPr>
                            <w:b/>
                          </w:rPr>
                        </w:pPr>
                        <w:r w:rsidRPr="006A57E0">
                          <w:rPr>
                            <w:b/>
                          </w:rPr>
                          <w:t>Pressure</w:t>
                        </w:r>
                      </w:p>
                    </w:txbxContent>
                  </v:textbox>
                </v:shape>
                <v:shape id="Text Box 330" o:spid="_x0000_s1036" type="#_x0000_t202" style="position:absolute;top:9802;width:7219;height:2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O4ssIA&#10;AADcAAAADwAAAGRycy9kb3ducmV2LnhtbERPPWvDMBDdC/kP4gJdTC2nhlKcyCGEBOzBQ90u2Q7r&#10;YptYJyOpifvvq6HQ8fG+d/vFTOJOzo+WFWzSDARxZ/XIvYKvz/PLOwgfkDVOlknBD3nYl6unHRba&#10;PviD7m3oRQxhX6CCIYS5kNJ3Axn0qZ2JI3e1zmCI0PVSO3zEcDPJ1yx7kwZHjg0DznQcqLu130ZB&#10;4y9VcnHVOWm9ljVRc6o3Qann9XLYggi0hH/xn7vSCvI8zo9n4hGQ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Q7iywgAAANwAAAAPAAAAAAAAAAAAAAAAAJgCAABkcnMvZG93&#10;bnJldi54bWxQSwUGAAAAAAQABAD1AAAAhwMAAAAA&#10;" fillcolor="white [3201]" stroked="f" strokeweight=".5pt">
                  <v:path arrowok="t"/>
                  <v:textbox>
                    <w:txbxContent>
                      <w:p w14:paraId="140D5D62" w14:textId="77777777" w:rsidR="00B41617" w:rsidRPr="006A57E0" w:rsidRDefault="00B41617" w:rsidP="00544F45">
                        <w:pPr>
                          <w:rPr>
                            <w:b/>
                          </w:rPr>
                        </w:pPr>
                        <w:r w:rsidRPr="006A57E0">
                          <w:rPr>
                            <w:b/>
                          </w:rPr>
                          <w:t>Flow</w:t>
                        </w:r>
                      </w:p>
                    </w:txbxContent>
                  </v:textbox>
                </v:shape>
                <v:shape id="Text Box 322" o:spid="_x0000_s1037" type="#_x0000_t202" style="position:absolute;left:21872;top:15947;width:7220;height:25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QVg8QA&#10;AADcAAAADwAAAGRycy9kb3ducmV2LnhtbESPwWrDMBBE74X8g9hALyGR40IJTpQQQgP2wYc6ueS2&#10;WFvb1FoZSbXdv68KhR6HmXnDHE6z6cVIzneWFWw3CQji2uqOGwX323W9A+EDssbeMin4Jg+n4+Lp&#10;gJm2E7/TWIVGRAj7DBW0IQyZlL5uyaDf2IE4eh/WGQxRukZqh1OEm16mSfIqDXYcF1oc6NJS/Vl9&#10;GQWlf+Srh8uvq8prWRCVb8U2KPW8nM97EIHm8B/+a+dawUuawu+ZeATk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EFYPEAAAA3AAAAA8AAAAAAAAAAAAAAAAAmAIAAGRycy9k&#10;b3ducmV2LnhtbFBLBQYAAAAABAAEAPUAAACJAwAAAAA=&#10;" fillcolor="white [3201]" stroked="f" strokeweight=".5pt">
                  <v:path arrowok="t"/>
                  <v:textbox>
                    <w:txbxContent>
                      <w:p w14:paraId="1FC8F43D" w14:textId="77777777" w:rsidR="00B41617" w:rsidRPr="006A57E0" w:rsidRDefault="00B41617" w:rsidP="00544F45">
                        <w:pPr>
                          <w:rPr>
                            <w:b/>
                          </w:rPr>
                        </w:pPr>
                        <w:r w:rsidRPr="006A57E0">
                          <w:rPr>
                            <w:b/>
                          </w:rPr>
                          <w:t>Time</w:t>
                        </w:r>
                      </w:p>
                    </w:txbxContent>
                  </v:textbox>
                </v:shape>
                <v:shape id="Text Box 323" o:spid="_x0000_s1038" type="#_x0000_t202" style="position:absolute;left:36502;top:8778;width:23870;height:3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iwGMIA&#10;AADcAAAADwAAAGRycy9kb3ducmV2LnhtbESPQYvCMBSE74L/ITzBi2iqgkg1iohCPXjY7l68PZpn&#10;W2xeShK1/nsjCHscZuYbZr3tTCMe5HxtWcF0koAgLqyuuVTw93scL0H4gKyxsUwKXuRhu+n31phq&#10;++QfeuShFBHCPkUFVQhtKqUvKjLoJ7Yljt7VOoMhSldK7fAZ4aaRsyRZSIM1x4UKW9pXVNzyu1Fw&#10;9pdsdHHZcZR7LU9E58NpGpQaDrrdCkSgLvyHv+1MK5jP5vA5E4+A3L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SLAYwgAAANwAAAAPAAAAAAAAAAAAAAAAAJgCAABkcnMvZG93&#10;bnJldi54bWxQSwUGAAAAAAQABAD1AAAAhwMAAAAA&#10;" fillcolor="white [3201]" stroked="f" strokeweight=".5pt">
                  <v:path arrowok="t"/>
                  <v:textbox>
                    <w:txbxContent>
                      <w:p w14:paraId="0CE42E26" w14:textId="77777777" w:rsidR="00B41617" w:rsidRPr="006A57E0" w:rsidRDefault="00B41617" w:rsidP="00544F45">
                        <w:pPr>
                          <w:rPr>
                            <w:b/>
                          </w:rPr>
                        </w:pPr>
                        <w:r w:rsidRPr="006A57E0">
                          <w:rPr>
                            <w:b/>
                          </w:rPr>
                          <w:t xml:space="preserve">“M” wave in the flow time waveform </w:t>
                        </w:r>
                      </w:p>
                    </w:txbxContent>
                  </v:textbox>
                </v:shape>
                <v:shape id="Straight Arrow Connector 324" o:spid="_x0000_s1039" type="#_x0000_t32" style="position:absolute;left:25968;top:9802;width:10541;height: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29R/8MAAADcAAAADwAAAGRycy9kb3ducmV2LnhtbESPQYvCMBSE74L/ITzBm6a64q7VKLog&#10;iCd1d++P5tlGm5fSRK3+eiMIexxm5htmtmhsKa5Ue+NYwaCfgCDOnDacK/j9Wfe+QPiArLF0TAru&#10;5GExb7dmmGp34z1dDyEXEcI+RQVFCFUqpc8Ksuj7riKO3tHVFkOUdS51jbcIt6UcJslYWjQcFwqs&#10;6Lug7Hy4WAUj9vlEf65Xu+1mdzF/cv84mUapbqdZTkEEasJ/+N3eaAUfwxG8zsQjIO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dvUf/DAAAA3AAAAA8AAAAAAAAAAAAA&#10;AAAAoQIAAGRycy9kb3ducmV2LnhtbFBLBQYAAAAABAAEAPkAAACRAwAAAAA=&#10;" strokecolor="red" strokeweight="2.5pt">
                  <v:stroke endarrow="classic" endarrowwidth="wide" joinstyle="miter"/>
                  <o:lock v:ext="edit" shapetype="f"/>
                </v:shape>
              </v:group>
            </w:pict>
          </mc:Fallback>
        </mc:AlternateContent>
      </w:r>
      <w:r w:rsidR="00544F45" w:rsidRPr="006300AF">
        <w:rPr>
          <w:rFonts w:ascii="Times New Roman" w:hAnsi="Times New Roman" w:cs="Times New Roman"/>
          <w:noProof/>
          <w:sz w:val="24"/>
          <w:lang w:eastAsia="en-NZ"/>
        </w:rPr>
        <w:drawing>
          <wp:inline distT="0" distB="0" distL="0" distR="0" wp14:anchorId="6FBF6F4A" wp14:editId="3A379309">
            <wp:extent cx="2602865" cy="2075815"/>
            <wp:effectExtent l="0" t="0" r="6985" b="635"/>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5942" r="35359"/>
                    <a:stretch/>
                  </pic:blipFill>
                  <pic:spPr bwMode="auto">
                    <a:xfrm>
                      <a:off x="0" y="0"/>
                      <a:ext cx="2602865" cy="2075815"/>
                    </a:xfrm>
                    <a:prstGeom prst="rect">
                      <a:avLst/>
                    </a:prstGeom>
                    <a:noFill/>
                    <a:ln>
                      <a:noFill/>
                    </a:ln>
                    <a:extLst>
                      <a:ext uri="{53640926-AAD7-44D8-BBD7-CCE9431645EC}">
                        <a14:shadowObscured xmlns:a14="http://schemas.microsoft.com/office/drawing/2010/main"/>
                      </a:ext>
                    </a:extLst>
                  </pic:spPr>
                </pic:pic>
              </a:graphicData>
            </a:graphic>
          </wp:inline>
        </w:drawing>
      </w:r>
    </w:p>
    <w:p w14:paraId="4CB846A7" w14:textId="77777777" w:rsidR="00C77019" w:rsidRPr="006300AF" w:rsidRDefault="00C77019" w:rsidP="00C77019">
      <w:pPr>
        <w:spacing w:after="0" w:line="360" w:lineRule="auto"/>
        <w:ind w:left="720" w:firstLine="720"/>
        <w:jc w:val="both"/>
        <w:rPr>
          <w:rFonts w:ascii="Times New Roman" w:hAnsi="Times New Roman" w:cs="Times New Roman"/>
          <w:sz w:val="24"/>
          <w:lang w:val="en-GB"/>
        </w:rPr>
      </w:pPr>
    </w:p>
    <w:p w14:paraId="547B62B2" w14:textId="62F59763" w:rsidR="00544F45" w:rsidRPr="006300AF" w:rsidRDefault="00544F45" w:rsidP="006A57E0">
      <w:pPr>
        <w:spacing w:after="0" w:line="360" w:lineRule="auto"/>
        <w:jc w:val="center"/>
        <w:rPr>
          <w:rFonts w:ascii="Times New Roman" w:hAnsi="Times New Roman" w:cs="Times New Roman"/>
          <w:sz w:val="24"/>
          <w:lang w:val="en-GB"/>
        </w:rPr>
      </w:pPr>
      <w:r w:rsidRPr="006300AF">
        <w:rPr>
          <w:rFonts w:ascii="Times New Roman" w:hAnsi="Times New Roman" w:cs="Times New Roman"/>
          <w:sz w:val="24"/>
          <w:lang w:val="en-GB"/>
        </w:rPr>
        <w:t>Fig</w:t>
      </w:r>
      <w:r w:rsidR="006A57E0" w:rsidRPr="006300AF">
        <w:rPr>
          <w:rFonts w:ascii="Times New Roman" w:hAnsi="Times New Roman" w:cs="Times New Roman"/>
          <w:sz w:val="24"/>
          <w:lang w:val="en-GB"/>
        </w:rPr>
        <w:t xml:space="preserve">ure 2: </w:t>
      </w:r>
      <w:r w:rsidRPr="006300AF">
        <w:rPr>
          <w:rFonts w:ascii="Times New Roman" w:hAnsi="Times New Roman" w:cs="Times New Roman"/>
          <w:sz w:val="24"/>
          <w:lang w:val="en-GB"/>
        </w:rPr>
        <w:t>An “M” wave is seen in the flow time waveform (flow starvation), which is followed by a spontaneous (pressure-supported) breath.</w:t>
      </w:r>
    </w:p>
    <w:p w14:paraId="1C863915" w14:textId="77777777" w:rsidR="00C77019" w:rsidRPr="006300AF" w:rsidRDefault="00C77019" w:rsidP="00C77019">
      <w:pPr>
        <w:spacing w:after="0" w:line="360" w:lineRule="auto"/>
        <w:jc w:val="both"/>
        <w:rPr>
          <w:rFonts w:ascii="Times New Roman" w:hAnsi="Times New Roman" w:cs="Times New Roman"/>
          <w:sz w:val="24"/>
          <w:lang w:val="en-GB"/>
        </w:rPr>
      </w:pPr>
    </w:p>
    <w:p w14:paraId="64489C1D" w14:textId="77777777" w:rsidR="00544F45" w:rsidRPr="006300AF" w:rsidRDefault="00544F45" w:rsidP="00C77019">
      <w:p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t xml:space="preserve">When </w:t>
      </w:r>
      <w:proofErr w:type="spellStart"/>
      <w:r w:rsidRPr="006300AF">
        <w:rPr>
          <w:rFonts w:ascii="Times New Roman" w:hAnsi="Times New Roman" w:cs="Times New Roman"/>
          <w:sz w:val="24"/>
          <w:lang w:val="en-GB"/>
        </w:rPr>
        <w:t>dyssynchrony</w:t>
      </w:r>
      <w:proofErr w:type="spellEnd"/>
      <w:r w:rsidRPr="006300AF">
        <w:rPr>
          <w:rFonts w:ascii="Times New Roman" w:hAnsi="Times New Roman" w:cs="Times New Roman"/>
          <w:sz w:val="24"/>
          <w:lang w:val="en-GB"/>
        </w:rPr>
        <w:t xml:space="preserve"> occurs in mechanically ventilated patients receiving a set respiratory rate this can be initially managed by increasing sedation. It may be necessary to use Bi-Level ventilation, which is better able to accommodate for variable and increased respiratory demands.  However, in many cases it is preferable to use muscle relaxants intermittently to fully control their ventilation.</w:t>
      </w:r>
    </w:p>
    <w:p w14:paraId="5099FB4C" w14:textId="77777777" w:rsidR="00C77019" w:rsidRPr="006300AF" w:rsidRDefault="00C77019" w:rsidP="00C77019">
      <w:pPr>
        <w:spacing w:after="0" w:line="360" w:lineRule="auto"/>
        <w:jc w:val="both"/>
        <w:rPr>
          <w:rFonts w:ascii="Times New Roman" w:hAnsi="Times New Roman" w:cs="Times New Roman"/>
          <w:sz w:val="24"/>
          <w:lang w:val="en-GB"/>
        </w:rPr>
      </w:pPr>
    </w:p>
    <w:p w14:paraId="02BDA3E9" w14:textId="77777777" w:rsidR="006A57E0" w:rsidRPr="006300AF" w:rsidRDefault="00544F45" w:rsidP="00C77019">
      <w:p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t>Only when the PEEP and the FiO</w:t>
      </w:r>
      <w:r w:rsidRPr="006300AF">
        <w:rPr>
          <w:rFonts w:ascii="Times New Roman" w:hAnsi="Times New Roman" w:cs="Times New Roman"/>
          <w:sz w:val="24"/>
          <w:vertAlign w:val="subscript"/>
          <w:lang w:val="en-GB"/>
        </w:rPr>
        <w:t>2</w:t>
      </w:r>
      <w:r w:rsidRPr="006300AF">
        <w:rPr>
          <w:rFonts w:ascii="Times New Roman" w:hAnsi="Times New Roman" w:cs="Times New Roman"/>
          <w:sz w:val="24"/>
          <w:lang w:val="en-GB"/>
        </w:rPr>
        <w:t xml:space="preserve"> are respectively less than (or equal to) 10 cm</w:t>
      </w:r>
      <w:r w:rsidR="005D2A41" w:rsidRPr="006300AF">
        <w:rPr>
          <w:rFonts w:ascii="Times New Roman" w:hAnsi="Times New Roman" w:cs="Times New Roman"/>
          <w:sz w:val="24"/>
          <w:lang w:val="en-GB"/>
        </w:rPr>
        <w:t>H</w:t>
      </w:r>
      <w:r w:rsidR="005D2A41" w:rsidRPr="006300AF">
        <w:rPr>
          <w:rFonts w:ascii="Times New Roman" w:hAnsi="Times New Roman" w:cs="Times New Roman"/>
          <w:sz w:val="24"/>
          <w:vertAlign w:val="subscript"/>
          <w:lang w:val="en-GB"/>
        </w:rPr>
        <w:t>2</w:t>
      </w:r>
      <w:r w:rsidR="005D2A41" w:rsidRPr="006300AF">
        <w:rPr>
          <w:rFonts w:ascii="Times New Roman" w:hAnsi="Times New Roman" w:cs="Times New Roman"/>
          <w:sz w:val="24"/>
          <w:lang w:val="en-GB"/>
        </w:rPr>
        <w:t>O</w:t>
      </w:r>
      <w:r w:rsidRPr="006300AF">
        <w:rPr>
          <w:rFonts w:ascii="Times New Roman" w:hAnsi="Times New Roman" w:cs="Times New Roman"/>
          <w:sz w:val="24"/>
          <w:lang w:val="en-GB"/>
        </w:rPr>
        <w:t xml:space="preserve"> and 0.4 should participants be trialled using assisted spontaneous breathing (ASB).  </w:t>
      </w:r>
    </w:p>
    <w:p w14:paraId="4FF72FFD" w14:textId="77777777" w:rsidR="006A57E0" w:rsidRPr="006300AF" w:rsidRDefault="006A57E0" w:rsidP="00C77019">
      <w:pPr>
        <w:spacing w:after="0" w:line="360" w:lineRule="auto"/>
        <w:jc w:val="both"/>
        <w:rPr>
          <w:rFonts w:ascii="Times New Roman" w:hAnsi="Times New Roman" w:cs="Times New Roman"/>
          <w:sz w:val="24"/>
          <w:lang w:val="en-GB"/>
        </w:rPr>
      </w:pPr>
    </w:p>
    <w:p w14:paraId="3E4A68A1" w14:textId="4045C72F" w:rsidR="00544F45" w:rsidRPr="006300AF" w:rsidRDefault="00544F45" w:rsidP="00C77019">
      <w:p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t xml:space="preserve">A note of caution: switching to spontaneous breathing too early, because of ventilator </w:t>
      </w:r>
      <w:proofErr w:type="spellStart"/>
      <w:r w:rsidRPr="006300AF">
        <w:rPr>
          <w:rFonts w:ascii="Times New Roman" w:hAnsi="Times New Roman" w:cs="Times New Roman"/>
          <w:sz w:val="24"/>
          <w:lang w:val="en-GB"/>
        </w:rPr>
        <w:t>dyssynchrony</w:t>
      </w:r>
      <w:proofErr w:type="spellEnd"/>
      <w:r w:rsidRPr="006300AF">
        <w:rPr>
          <w:rFonts w:ascii="Times New Roman" w:hAnsi="Times New Roman" w:cs="Times New Roman"/>
          <w:sz w:val="24"/>
          <w:lang w:val="en-GB"/>
        </w:rPr>
        <w:t>, may paradoxically result in more agitation, as the patient becomes completely exhausted (see “Weaning Assessment”)</w:t>
      </w:r>
    </w:p>
    <w:p w14:paraId="479CB00B" w14:textId="77777777" w:rsidR="00C77019" w:rsidRPr="006300AF" w:rsidRDefault="00C77019" w:rsidP="00C77019">
      <w:pPr>
        <w:spacing w:after="0" w:line="360" w:lineRule="auto"/>
        <w:jc w:val="both"/>
        <w:rPr>
          <w:rFonts w:ascii="Times New Roman" w:hAnsi="Times New Roman" w:cs="Times New Roman"/>
          <w:sz w:val="24"/>
          <w:lang w:val="en-GB"/>
        </w:rPr>
      </w:pPr>
    </w:p>
    <w:p w14:paraId="611A81BE" w14:textId="77777777" w:rsidR="00544F45" w:rsidRPr="006300AF" w:rsidRDefault="00011145" w:rsidP="00C77019">
      <w:pPr>
        <w:pageBreakBefore/>
        <w:spacing w:after="0" w:line="360" w:lineRule="auto"/>
        <w:jc w:val="both"/>
        <w:rPr>
          <w:rFonts w:ascii="Times New Roman" w:hAnsi="Times New Roman" w:cs="Times New Roman"/>
          <w:b/>
          <w:sz w:val="24"/>
          <w:lang w:val="en-GB"/>
        </w:rPr>
      </w:pPr>
      <w:r w:rsidRPr="006300AF">
        <w:rPr>
          <w:rFonts w:ascii="Times New Roman" w:hAnsi="Times New Roman" w:cs="Times New Roman"/>
          <w:b/>
          <w:sz w:val="24"/>
          <w:lang w:val="en-GB"/>
        </w:rPr>
        <w:lastRenderedPageBreak/>
        <w:t>4.8</w:t>
      </w:r>
      <w:r w:rsidRPr="006300AF">
        <w:rPr>
          <w:rFonts w:ascii="Times New Roman" w:hAnsi="Times New Roman" w:cs="Times New Roman"/>
          <w:b/>
          <w:sz w:val="24"/>
          <w:lang w:val="en-GB"/>
        </w:rPr>
        <w:tab/>
        <w:t>Weaning assessment</w:t>
      </w:r>
    </w:p>
    <w:p w14:paraId="50F03781" w14:textId="77777777" w:rsidR="00011145" w:rsidRPr="006300AF" w:rsidRDefault="00011145" w:rsidP="00C77019">
      <w:p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t xml:space="preserve">The weaning assessment should be triggered when a patient’s lungs and circulation are stable and recovering. The patient may be weaned to assisted spontaneous breathing (ASB) using pressure support or proportional assist ventilation (PAV) </w:t>
      </w:r>
      <w:r w:rsidR="00C77019" w:rsidRPr="006300AF">
        <w:rPr>
          <w:rFonts w:ascii="Times New Roman" w:hAnsi="Times New Roman" w:cs="Times New Roman"/>
          <w:sz w:val="24"/>
          <w:lang w:val="en-GB"/>
        </w:rPr>
        <w:t>if ≥</w:t>
      </w:r>
      <w:r w:rsidRPr="006300AF">
        <w:rPr>
          <w:rFonts w:ascii="Times New Roman" w:hAnsi="Times New Roman" w:cs="Times New Roman"/>
          <w:sz w:val="24"/>
          <w:lang w:val="en-GB"/>
        </w:rPr>
        <w:t xml:space="preserve"> </w:t>
      </w:r>
      <w:r w:rsidRPr="006300AF">
        <w:rPr>
          <w:rFonts w:ascii="Times New Roman" w:hAnsi="Times New Roman" w:cs="Times New Roman"/>
          <w:b/>
          <w:sz w:val="24"/>
          <w:lang w:val="en-GB"/>
        </w:rPr>
        <w:t>3 of the following are present</w:t>
      </w:r>
      <w:r w:rsidRPr="006300AF">
        <w:rPr>
          <w:rFonts w:ascii="Times New Roman" w:hAnsi="Times New Roman" w:cs="Times New Roman"/>
          <w:sz w:val="24"/>
          <w:lang w:val="en-GB"/>
        </w:rPr>
        <w:t>:</w:t>
      </w:r>
    </w:p>
    <w:p w14:paraId="2A8E35C4" w14:textId="77777777" w:rsidR="00A039D6" w:rsidRPr="006300AF" w:rsidRDefault="00A039D6" w:rsidP="00A039D6">
      <w:pPr>
        <w:spacing w:after="0" w:line="360" w:lineRule="auto"/>
        <w:jc w:val="both"/>
        <w:rPr>
          <w:rFonts w:ascii="Times New Roman" w:hAnsi="Times New Roman" w:cs="Times New Roman"/>
          <w:b/>
          <w:i/>
          <w:sz w:val="24"/>
          <w:lang w:val="en-GB"/>
        </w:rPr>
      </w:pPr>
      <w:r w:rsidRPr="006300AF">
        <w:rPr>
          <w:rFonts w:ascii="Times New Roman" w:hAnsi="Times New Roman" w:cs="Times New Roman"/>
          <w:b/>
          <w:i/>
          <w:sz w:val="24"/>
          <w:lang w:val="en-GB"/>
        </w:rPr>
        <w:t>Respiratory:</w:t>
      </w:r>
    </w:p>
    <w:p w14:paraId="2CB17B3E" w14:textId="52D1E2CE" w:rsidR="00A039D6" w:rsidRPr="006300AF" w:rsidRDefault="00A039D6" w:rsidP="00910B0F">
      <w:pPr>
        <w:pStyle w:val="ListParagraph"/>
        <w:numPr>
          <w:ilvl w:val="0"/>
          <w:numId w:val="28"/>
        </w:numPr>
        <w:spacing w:after="0" w:line="360" w:lineRule="auto"/>
        <w:ind w:left="709"/>
        <w:jc w:val="both"/>
        <w:rPr>
          <w:rFonts w:ascii="Times New Roman" w:hAnsi="Times New Roman" w:cs="Times New Roman"/>
          <w:sz w:val="24"/>
          <w:lang w:val="en-GB"/>
        </w:rPr>
      </w:pPr>
      <w:r w:rsidRPr="006300AF">
        <w:rPr>
          <w:rFonts w:ascii="Times New Roman" w:hAnsi="Times New Roman" w:cs="Times New Roman"/>
          <w:sz w:val="24"/>
          <w:lang w:val="en-GB"/>
        </w:rPr>
        <w:t>Resp</w:t>
      </w:r>
      <w:r w:rsidR="006A57E0" w:rsidRPr="006300AF">
        <w:rPr>
          <w:rFonts w:ascii="Times New Roman" w:hAnsi="Times New Roman" w:cs="Times New Roman"/>
          <w:sz w:val="24"/>
          <w:lang w:val="en-GB"/>
        </w:rPr>
        <w:t xml:space="preserve">iratory </w:t>
      </w:r>
      <w:r w:rsidR="009836BB">
        <w:rPr>
          <w:rFonts w:ascii="Times New Roman" w:hAnsi="Times New Roman" w:cs="Times New Roman"/>
          <w:sz w:val="24"/>
          <w:lang w:val="en-GB"/>
        </w:rPr>
        <w:t>r</w:t>
      </w:r>
      <w:r w:rsidR="006A57E0" w:rsidRPr="006300AF">
        <w:rPr>
          <w:rFonts w:ascii="Times New Roman" w:hAnsi="Times New Roman" w:cs="Times New Roman"/>
          <w:sz w:val="24"/>
          <w:lang w:val="en-GB"/>
        </w:rPr>
        <w:t xml:space="preserve">ate (RR) (total) ≤ 25/ </w:t>
      </w:r>
      <w:r w:rsidRPr="006300AF">
        <w:rPr>
          <w:rFonts w:ascii="Times New Roman" w:hAnsi="Times New Roman" w:cs="Times New Roman"/>
          <w:sz w:val="24"/>
          <w:lang w:val="en-GB"/>
        </w:rPr>
        <w:t>min</w:t>
      </w:r>
    </w:p>
    <w:p w14:paraId="2FD1C79A" w14:textId="58F8EC8D" w:rsidR="00A039D6" w:rsidRPr="006300AF" w:rsidRDefault="00A039D6" w:rsidP="00910B0F">
      <w:pPr>
        <w:pStyle w:val="ListParagraph"/>
        <w:numPr>
          <w:ilvl w:val="0"/>
          <w:numId w:val="28"/>
        </w:numPr>
        <w:spacing w:after="0" w:line="360" w:lineRule="auto"/>
        <w:ind w:left="709"/>
        <w:jc w:val="both"/>
        <w:rPr>
          <w:rFonts w:ascii="Times New Roman" w:hAnsi="Times New Roman" w:cs="Times New Roman"/>
          <w:sz w:val="24"/>
          <w:lang w:val="en-GB"/>
        </w:rPr>
      </w:pPr>
      <w:r w:rsidRPr="006300AF">
        <w:rPr>
          <w:rFonts w:ascii="Times New Roman" w:hAnsi="Times New Roman" w:cs="Times New Roman"/>
          <w:sz w:val="24"/>
          <w:lang w:val="en-GB"/>
        </w:rPr>
        <w:t>Minute ventilation VE ≤ 150</w:t>
      </w:r>
      <w:r w:rsidR="006A57E0" w:rsidRPr="006300AF">
        <w:rPr>
          <w:rFonts w:ascii="Times New Roman" w:hAnsi="Times New Roman" w:cs="Times New Roman"/>
          <w:sz w:val="24"/>
          <w:lang w:val="en-GB"/>
        </w:rPr>
        <w:t xml:space="preserve"> </w:t>
      </w:r>
      <w:r w:rsidRPr="006300AF">
        <w:rPr>
          <w:rFonts w:ascii="Times New Roman" w:hAnsi="Times New Roman" w:cs="Times New Roman"/>
          <w:sz w:val="24"/>
          <w:lang w:val="en-GB"/>
        </w:rPr>
        <w:t>ml/ kg/ min</w:t>
      </w:r>
    </w:p>
    <w:p w14:paraId="1DE31CC3" w14:textId="77777777" w:rsidR="00A039D6" w:rsidRPr="006300AF" w:rsidRDefault="00A039D6" w:rsidP="00A039D6">
      <w:pPr>
        <w:spacing w:after="0" w:line="360" w:lineRule="auto"/>
        <w:jc w:val="both"/>
        <w:rPr>
          <w:rFonts w:ascii="Times New Roman" w:hAnsi="Times New Roman" w:cs="Times New Roman"/>
          <w:b/>
          <w:i/>
          <w:sz w:val="24"/>
          <w:lang w:val="en-GB"/>
        </w:rPr>
      </w:pPr>
      <w:r w:rsidRPr="006300AF">
        <w:rPr>
          <w:rFonts w:ascii="Times New Roman" w:hAnsi="Times New Roman" w:cs="Times New Roman"/>
          <w:b/>
          <w:i/>
          <w:sz w:val="24"/>
          <w:lang w:val="en-GB"/>
        </w:rPr>
        <w:t>Cardiovascular:</w:t>
      </w:r>
    </w:p>
    <w:p w14:paraId="2CD33910" w14:textId="7978D68E" w:rsidR="00A039D6" w:rsidRPr="006300AF" w:rsidRDefault="00A039D6" w:rsidP="00910B0F">
      <w:pPr>
        <w:pStyle w:val="ListParagraph"/>
        <w:numPr>
          <w:ilvl w:val="0"/>
          <w:numId w:val="29"/>
        </w:num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t>Vasoactive infusion ≤ 10</w:t>
      </w:r>
      <w:r w:rsidR="006A57E0" w:rsidRPr="006300AF">
        <w:rPr>
          <w:rFonts w:ascii="Times New Roman" w:hAnsi="Times New Roman" w:cs="Times New Roman"/>
          <w:sz w:val="24"/>
          <w:lang w:val="en-GB"/>
        </w:rPr>
        <w:t xml:space="preserve"> mcg</w:t>
      </w:r>
      <w:r w:rsidRPr="006300AF">
        <w:rPr>
          <w:rFonts w:ascii="Times New Roman" w:hAnsi="Times New Roman" w:cs="Times New Roman"/>
          <w:sz w:val="24"/>
          <w:lang w:val="en-GB"/>
        </w:rPr>
        <w:t>/ min</w:t>
      </w:r>
    </w:p>
    <w:p w14:paraId="3E40D495" w14:textId="77777777" w:rsidR="00A039D6" w:rsidRPr="006300AF" w:rsidRDefault="00A039D6" w:rsidP="00910B0F">
      <w:pPr>
        <w:pStyle w:val="ListParagraph"/>
        <w:numPr>
          <w:ilvl w:val="0"/>
          <w:numId w:val="29"/>
        </w:num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t>Heart rate (HR) ≤ 130/ min</w:t>
      </w:r>
    </w:p>
    <w:p w14:paraId="582833B1" w14:textId="77777777" w:rsidR="00A039D6" w:rsidRPr="006300AF" w:rsidRDefault="00A039D6" w:rsidP="00C77019">
      <w:pPr>
        <w:spacing w:after="0" w:line="360" w:lineRule="auto"/>
        <w:jc w:val="both"/>
        <w:rPr>
          <w:rFonts w:ascii="Times New Roman" w:hAnsi="Times New Roman" w:cs="Times New Roman"/>
          <w:sz w:val="24"/>
          <w:lang w:val="en-GB"/>
        </w:rPr>
      </w:pPr>
    </w:p>
    <w:p w14:paraId="1953E5CB" w14:textId="53457A3B" w:rsidR="00A039D6" w:rsidRPr="006300AF" w:rsidRDefault="00A039D6" w:rsidP="00910B0F">
      <w:pPr>
        <w:pStyle w:val="ListParagraph"/>
        <w:numPr>
          <w:ilvl w:val="0"/>
          <w:numId w:val="30"/>
        </w:numPr>
        <w:spacing w:after="0" w:line="360" w:lineRule="auto"/>
        <w:ind w:left="709"/>
        <w:jc w:val="both"/>
        <w:rPr>
          <w:rFonts w:ascii="Times New Roman" w:hAnsi="Times New Roman" w:cs="Times New Roman"/>
          <w:sz w:val="24"/>
          <w:lang w:val="en-GB"/>
        </w:rPr>
      </w:pPr>
      <w:r w:rsidRPr="006300AF">
        <w:rPr>
          <w:rFonts w:ascii="Times New Roman" w:hAnsi="Times New Roman" w:cs="Times New Roman"/>
          <w:sz w:val="24"/>
          <w:lang w:val="en-GB"/>
        </w:rPr>
        <w:t>If the patient is comfortable and tolerating ASB, the PEEP and pressure support may be reduced after 12 hours; thereafter, they may proceed towards separation from mechanical ventilation (</w:t>
      </w:r>
      <w:proofErr w:type="spellStart"/>
      <w:r w:rsidRPr="006300AF">
        <w:rPr>
          <w:rFonts w:ascii="Times New Roman" w:hAnsi="Times New Roman" w:cs="Times New Roman"/>
          <w:sz w:val="24"/>
          <w:lang w:val="en-GB"/>
        </w:rPr>
        <w:t>extubation</w:t>
      </w:r>
      <w:proofErr w:type="spellEnd"/>
      <w:r w:rsidRPr="006300AF">
        <w:rPr>
          <w:rFonts w:ascii="Times New Roman" w:hAnsi="Times New Roman" w:cs="Times New Roman"/>
          <w:sz w:val="24"/>
          <w:lang w:val="en-GB"/>
        </w:rPr>
        <w:t>, or CPAP via a tracheostomy)</w:t>
      </w:r>
      <w:r w:rsidR="003C3C16" w:rsidRPr="006300AF">
        <w:rPr>
          <w:rFonts w:ascii="Times New Roman" w:hAnsi="Times New Roman" w:cs="Times New Roman"/>
          <w:sz w:val="24"/>
          <w:lang w:val="en-GB"/>
        </w:rPr>
        <w:t>.</w:t>
      </w:r>
    </w:p>
    <w:p w14:paraId="11432A1C" w14:textId="77777777" w:rsidR="00A039D6" w:rsidRDefault="00A039D6" w:rsidP="00910B0F">
      <w:pPr>
        <w:pStyle w:val="ListParagraph"/>
        <w:numPr>
          <w:ilvl w:val="0"/>
          <w:numId w:val="30"/>
        </w:numPr>
        <w:spacing w:after="0" w:line="360" w:lineRule="auto"/>
        <w:ind w:left="709"/>
        <w:jc w:val="both"/>
        <w:rPr>
          <w:rFonts w:ascii="Times New Roman" w:hAnsi="Times New Roman" w:cs="Times New Roman"/>
          <w:sz w:val="24"/>
          <w:lang w:val="en-GB"/>
        </w:rPr>
      </w:pPr>
      <w:r w:rsidRPr="006300AF">
        <w:rPr>
          <w:rFonts w:ascii="Times New Roman" w:hAnsi="Times New Roman" w:cs="Times New Roman"/>
          <w:sz w:val="24"/>
          <w:lang w:val="en-GB"/>
        </w:rPr>
        <w:t>During weaning on ASB, it is important to check that patients are not tiring and their gas exchange has not deteriorate. This check is required at least every two hours or sooner if there is reason to suspect failure to wean. If a patients</w:t>
      </w:r>
      <w:r w:rsidR="004E06F2" w:rsidRPr="006300AF">
        <w:rPr>
          <w:rFonts w:ascii="Times New Roman" w:hAnsi="Times New Roman" w:cs="Times New Roman"/>
          <w:sz w:val="24"/>
          <w:lang w:val="en-GB"/>
        </w:rPr>
        <w:t xml:space="preserve"> fails the weaning assessment </w:t>
      </w:r>
      <w:r w:rsidR="004E06F2" w:rsidRPr="006300AF">
        <w:rPr>
          <w:rFonts w:ascii="Times New Roman" w:hAnsi="Times New Roman" w:cs="Times New Roman"/>
          <w:b/>
          <w:i/>
          <w:sz w:val="24"/>
          <w:u w:val="single"/>
          <w:lang w:val="en-GB"/>
        </w:rPr>
        <w:t>at any time</w:t>
      </w:r>
      <w:r w:rsidR="004E06F2" w:rsidRPr="006300AF">
        <w:rPr>
          <w:rFonts w:ascii="Times New Roman" w:hAnsi="Times New Roman" w:cs="Times New Roman"/>
          <w:sz w:val="24"/>
          <w:lang w:val="en-GB"/>
        </w:rPr>
        <w:t xml:space="preserve"> they should be fully re-ventilated on SIMV using the last settings prior to weaning. </w:t>
      </w:r>
    </w:p>
    <w:p w14:paraId="759C2535" w14:textId="757EDAC9" w:rsidR="008F7F93" w:rsidRPr="006300AF" w:rsidRDefault="008F7F93" w:rsidP="00910B0F">
      <w:pPr>
        <w:pStyle w:val="ListParagraph"/>
        <w:numPr>
          <w:ilvl w:val="0"/>
          <w:numId w:val="30"/>
        </w:numPr>
        <w:spacing w:after="0" w:line="360" w:lineRule="auto"/>
        <w:ind w:left="709"/>
        <w:jc w:val="both"/>
        <w:rPr>
          <w:rFonts w:ascii="Times New Roman" w:hAnsi="Times New Roman" w:cs="Times New Roman"/>
          <w:sz w:val="24"/>
          <w:lang w:val="en-GB"/>
        </w:rPr>
      </w:pPr>
      <w:r>
        <w:rPr>
          <w:rFonts w:ascii="Times New Roman" w:hAnsi="Times New Roman" w:cs="Times New Roman"/>
          <w:sz w:val="24"/>
          <w:lang w:val="en-GB"/>
        </w:rPr>
        <w:t>Patients should be mechanically ventilated for at least 12 hours before any new weaning assessment is made. This assessment will be carried out between 0800 hours to 1500 hours.</w:t>
      </w:r>
    </w:p>
    <w:p w14:paraId="6F045A72" w14:textId="5A1A9975" w:rsidR="00C77019" w:rsidRPr="006300AF" w:rsidRDefault="004E06F2" w:rsidP="00910B0F">
      <w:pPr>
        <w:pStyle w:val="ListParagraph"/>
        <w:numPr>
          <w:ilvl w:val="0"/>
          <w:numId w:val="30"/>
        </w:numPr>
        <w:spacing w:after="0" w:line="360" w:lineRule="auto"/>
        <w:ind w:left="709"/>
        <w:jc w:val="both"/>
        <w:rPr>
          <w:rFonts w:ascii="Times New Roman" w:hAnsi="Times New Roman" w:cs="Times New Roman"/>
          <w:sz w:val="24"/>
          <w:lang w:val="en-GB"/>
        </w:rPr>
      </w:pPr>
      <w:r w:rsidRPr="006300AF">
        <w:rPr>
          <w:rFonts w:ascii="Times New Roman" w:hAnsi="Times New Roman" w:cs="Times New Roman"/>
          <w:sz w:val="24"/>
          <w:lang w:val="en-GB"/>
        </w:rPr>
        <w:t>If the FiO</w:t>
      </w:r>
      <w:r w:rsidRPr="006300AF">
        <w:rPr>
          <w:rFonts w:ascii="Times New Roman" w:hAnsi="Times New Roman" w:cs="Times New Roman"/>
          <w:sz w:val="24"/>
          <w:vertAlign w:val="subscript"/>
          <w:lang w:val="en-GB"/>
        </w:rPr>
        <w:t>2</w:t>
      </w:r>
      <w:r w:rsidRPr="006300AF">
        <w:rPr>
          <w:rFonts w:ascii="Times New Roman" w:hAnsi="Times New Roman" w:cs="Times New Roman"/>
          <w:sz w:val="24"/>
          <w:lang w:val="en-GB"/>
        </w:rPr>
        <w:t xml:space="preserve"> ≥ 0.45, regardless </w:t>
      </w:r>
      <w:r w:rsidR="009F50D2" w:rsidRPr="006300AF">
        <w:rPr>
          <w:rFonts w:ascii="Times New Roman" w:hAnsi="Times New Roman" w:cs="Times New Roman"/>
          <w:sz w:val="24"/>
          <w:lang w:val="en-GB"/>
        </w:rPr>
        <w:t>whether</w:t>
      </w:r>
      <w:r w:rsidRPr="006300AF">
        <w:rPr>
          <w:rFonts w:ascii="Times New Roman" w:hAnsi="Times New Roman" w:cs="Times New Roman"/>
          <w:sz w:val="24"/>
          <w:lang w:val="en-GB"/>
        </w:rPr>
        <w:t xml:space="preserve"> </w:t>
      </w:r>
      <w:r w:rsidR="009F50D2" w:rsidRPr="006300AF">
        <w:rPr>
          <w:rFonts w:ascii="Times New Roman" w:hAnsi="Times New Roman" w:cs="Times New Roman"/>
          <w:sz w:val="24"/>
          <w:lang w:val="en-GB"/>
        </w:rPr>
        <w:t>patients</w:t>
      </w:r>
      <w:r w:rsidRPr="006300AF">
        <w:rPr>
          <w:rFonts w:ascii="Times New Roman" w:hAnsi="Times New Roman" w:cs="Times New Roman"/>
          <w:sz w:val="24"/>
          <w:lang w:val="en-GB"/>
        </w:rPr>
        <w:t xml:space="preserve"> still meet the criteria for weaning, they should be re-</w:t>
      </w:r>
      <w:r w:rsidR="009F50D2" w:rsidRPr="006300AF">
        <w:rPr>
          <w:rFonts w:ascii="Times New Roman" w:hAnsi="Times New Roman" w:cs="Times New Roman"/>
          <w:sz w:val="24"/>
          <w:lang w:val="en-GB"/>
        </w:rPr>
        <w:t>ventilated</w:t>
      </w:r>
      <w:r w:rsidRPr="006300AF">
        <w:rPr>
          <w:rFonts w:ascii="Times New Roman" w:hAnsi="Times New Roman" w:cs="Times New Roman"/>
          <w:sz w:val="24"/>
          <w:lang w:val="en-GB"/>
        </w:rPr>
        <w:t xml:space="preserve"> on the original protocol they were randomised to: either MBV or SPV. Patients will remain on their protocol until 10 days has elapsed since randomisation.</w:t>
      </w:r>
    </w:p>
    <w:p w14:paraId="150EAD05" w14:textId="77777777" w:rsidR="004E06F2" w:rsidRPr="006300AF" w:rsidRDefault="004E06F2" w:rsidP="00910B0F">
      <w:pPr>
        <w:pStyle w:val="ListParagraph"/>
        <w:numPr>
          <w:ilvl w:val="0"/>
          <w:numId w:val="30"/>
        </w:numPr>
        <w:spacing w:after="0" w:line="360" w:lineRule="auto"/>
        <w:ind w:left="709"/>
        <w:jc w:val="both"/>
        <w:rPr>
          <w:rFonts w:ascii="Times New Roman" w:hAnsi="Times New Roman" w:cs="Times New Roman"/>
          <w:sz w:val="24"/>
          <w:lang w:val="en-GB"/>
        </w:rPr>
      </w:pPr>
      <w:r w:rsidRPr="006300AF">
        <w:rPr>
          <w:rFonts w:ascii="Times New Roman" w:hAnsi="Times New Roman" w:cs="Times New Roman"/>
          <w:sz w:val="24"/>
          <w:lang w:val="en-GB"/>
        </w:rPr>
        <w:t xml:space="preserve">If the patient is in SPV group, select a clinically a clinically appropriate PEEP. Either SIMV (Volume controlled ventilation) or Bi-Level Ventilation may be used. </w:t>
      </w:r>
    </w:p>
    <w:p w14:paraId="6F1057FA" w14:textId="11F13205" w:rsidR="004E06F2" w:rsidRPr="006300AF" w:rsidRDefault="004E06F2" w:rsidP="00910B0F">
      <w:pPr>
        <w:pStyle w:val="ListParagraph"/>
        <w:numPr>
          <w:ilvl w:val="0"/>
          <w:numId w:val="30"/>
        </w:numPr>
        <w:spacing w:after="0" w:line="360" w:lineRule="auto"/>
        <w:ind w:left="709"/>
        <w:jc w:val="both"/>
        <w:rPr>
          <w:rFonts w:ascii="Times New Roman" w:hAnsi="Times New Roman" w:cs="Times New Roman"/>
          <w:sz w:val="24"/>
          <w:lang w:val="en-GB"/>
        </w:rPr>
      </w:pPr>
      <w:r w:rsidRPr="006300AF">
        <w:rPr>
          <w:rFonts w:ascii="Times New Roman" w:hAnsi="Times New Roman" w:cs="Times New Roman"/>
          <w:sz w:val="24"/>
          <w:lang w:val="en-GB"/>
        </w:rPr>
        <w:t>If the patients requires a PEEP of ≥ 15 cmH</w:t>
      </w:r>
      <w:r w:rsidRPr="006300AF">
        <w:rPr>
          <w:rFonts w:ascii="Times New Roman" w:hAnsi="Times New Roman" w:cs="Times New Roman"/>
          <w:sz w:val="24"/>
          <w:vertAlign w:val="subscript"/>
          <w:lang w:val="en-GB"/>
        </w:rPr>
        <w:t>2</w:t>
      </w:r>
      <w:r w:rsidR="009836BB">
        <w:rPr>
          <w:rFonts w:ascii="Times New Roman" w:hAnsi="Times New Roman" w:cs="Times New Roman"/>
          <w:sz w:val="24"/>
          <w:lang w:val="en-GB"/>
        </w:rPr>
        <w:t>O, a</w:t>
      </w:r>
      <w:r w:rsidRPr="006300AF">
        <w:rPr>
          <w:rFonts w:ascii="Times New Roman" w:hAnsi="Times New Roman" w:cs="Times New Roman"/>
          <w:sz w:val="24"/>
          <w:lang w:val="en-GB"/>
        </w:rPr>
        <w:t xml:space="preserve"> FiO</w:t>
      </w:r>
      <w:r w:rsidRPr="006300AF">
        <w:rPr>
          <w:rFonts w:ascii="Times New Roman" w:hAnsi="Times New Roman" w:cs="Times New Roman"/>
          <w:sz w:val="24"/>
          <w:vertAlign w:val="subscript"/>
          <w:lang w:val="en-GB"/>
        </w:rPr>
        <w:t>2</w:t>
      </w:r>
      <w:r w:rsidR="00386D4D" w:rsidRPr="006300AF">
        <w:rPr>
          <w:rFonts w:ascii="Times New Roman" w:hAnsi="Times New Roman" w:cs="Times New Roman"/>
          <w:sz w:val="24"/>
          <w:lang w:val="en-GB"/>
        </w:rPr>
        <w:t xml:space="preserve"> ≥ 0.6 and Sp</w:t>
      </w:r>
      <w:r w:rsidRPr="006300AF">
        <w:rPr>
          <w:rFonts w:ascii="Times New Roman" w:hAnsi="Times New Roman" w:cs="Times New Roman"/>
          <w:sz w:val="24"/>
          <w:lang w:val="en-GB"/>
        </w:rPr>
        <w:t>O</w:t>
      </w:r>
      <w:r w:rsidRPr="006300AF">
        <w:rPr>
          <w:rFonts w:ascii="Times New Roman" w:hAnsi="Times New Roman" w:cs="Times New Roman"/>
          <w:sz w:val="24"/>
          <w:vertAlign w:val="subscript"/>
          <w:lang w:val="en-GB"/>
        </w:rPr>
        <w:t>2</w:t>
      </w:r>
      <w:r w:rsidRPr="006300AF">
        <w:rPr>
          <w:rFonts w:ascii="Times New Roman" w:hAnsi="Times New Roman" w:cs="Times New Roman"/>
          <w:sz w:val="24"/>
          <w:lang w:val="en-GB"/>
        </w:rPr>
        <w:t xml:space="preserve"> ≤ 90%, they may be considered for a maximum recruitment manoeuvre (</w:t>
      </w:r>
      <w:proofErr w:type="spellStart"/>
      <w:r w:rsidRPr="006300AF">
        <w:rPr>
          <w:rFonts w:ascii="Times New Roman" w:hAnsi="Times New Roman" w:cs="Times New Roman"/>
          <w:sz w:val="24"/>
          <w:lang w:val="en-GB"/>
        </w:rPr>
        <w:t>MaxRM</w:t>
      </w:r>
      <w:proofErr w:type="spellEnd"/>
      <w:r w:rsidRPr="006300AF">
        <w:rPr>
          <w:rFonts w:ascii="Times New Roman" w:hAnsi="Times New Roman" w:cs="Times New Roman"/>
          <w:sz w:val="24"/>
          <w:lang w:val="en-GB"/>
        </w:rPr>
        <w:t>)</w:t>
      </w:r>
      <w:r w:rsidR="003C3C16" w:rsidRPr="006300AF">
        <w:rPr>
          <w:rFonts w:ascii="Times New Roman" w:hAnsi="Times New Roman" w:cs="Times New Roman"/>
          <w:sz w:val="24"/>
          <w:lang w:val="en-GB"/>
        </w:rPr>
        <w:t>.</w:t>
      </w:r>
    </w:p>
    <w:p w14:paraId="610C16BE" w14:textId="2CF7B9C5" w:rsidR="00E56C88" w:rsidRPr="006300AF" w:rsidRDefault="00E56C88" w:rsidP="00910B0F">
      <w:pPr>
        <w:pStyle w:val="ListParagraph"/>
        <w:numPr>
          <w:ilvl w:val="0"/>
          <w:numId w:val="30"/>
        </w:numPr>
        <w:spacing w:after="0" w:line="360" w:lineRule="auto"/>
        <w:ind w:left="709"/>
        <w:jc w:val="both"/>
        <w:rPr>
          <w:rFonts w:ascii="Times New Roman" w:hAnsi="Times New Roman" w:cs="Times New Roman"/>
          <w:sz w:val="24"/>
          <w:szCs w:val="24"/>
          <w:lang w:val="en-GB"/>
        </w:rPr>
      </w:pPr>
      <w:r w:rsidRPr="006300AF">
        <w:rPr>
          <w:rFonts w:ascii="Times New Roman" w:hAnsi="Times New Roman" w:cs="Times New Roman"/>
          <w:sz w:val="24"/>
          <w:lang w:val="en-GB"/>
        </w:rPr>
        <w:t xml:space="preserve">A </w:t>
      </w:r>
      <w:proofErr w:type="spellStart"/>
      <w:r w:rsidRPr="006300AF">
        <w:rPr>
          <w:rFonts w:ascii="Times New Roman" w:hAnsi="Times New Roman" w:cs="Times New Roman"/>
          <w:sz w:val="24"/>
          <w:lang w:val="en-GB"/>
        </w:rPr>
        <w:t>MaxRM</w:t>
      </w:r>
      <w:proofErr w:type="spellEnd"/>
      <w:r w:rsidRPr="006300AF">
        <w:rPr>
          <w:rFonts w:ascii="Times New Roman" w:hAnsi="Times New Roman" w:cs="Times New Roman"/>
          <w:sz w:val="24"/>
          <w:lang w:val="en-GB"/>
        </w:rPr>
        <w:t xml:space="preserve"> may be carried out if this thought to be in the best interests of the patient. See the Section 4.6.1 for </w:t>
      </w:r>
      <w:r w:rsidR="006A57E0" w:rsidRPr="006300AF">
        <w:rPr>
          <w:rFonts w:ascii="Times New Roman" w:hAnsi="Times New Roman" w:cs="Times New Roman"/>
          <w:sz w:val="24"/>
          <w:lang w:val="en-GB"/>
        </w:rPr>
        <w:t xml:space="preserve">the procedure for </w:t>
      </w:r>
      <w:proofErr w:type="spellStart"/>
      <w:r w:rsidRPr="006300AF">
        <w:rPr>
          <w:rFonts w:ascii="Times New Roman" w:hAnsi="Times New Roman" w:cs="Times New Roman"/>
          <w:sz w:val="24"/>
          <w:szCs w:val="24"/>
          <w:lang w:val="en-GB"/>
        </w:rPr>
        <w:t>MaxRM</w:t>
      </w:r>
      <w:proofErr w:type="spellEnd"/>
      <w:r w:rsidRPr="006300AF">
        <w:rPr>
          <w:rFonts w:ascii="Times New Roman" w:hAnsi="Times New Roman" w:cs="Times New Roman"/>
          <w:sz w:val="24"/>
          <w:szCs w:val="24"/>
          <w:lang w:val="en-GB"/>
        </w:rPr>
        <w:t>.</w:t>
      </w:r>
    </w:p>
    <w:p w14:paraId="27D159DB" w14:textId="292ECE92" w:rsidR="00E56C88" w:rsidRPr="006300AF" w:rsidRDefault="006A57E0" w:rsidP="00910B0F">
      <w:pPr>
        <w:pStyle w:val="ListParagraph"/>
        <w:numPr>
          <w:ilvl w:val="0"/>
          <w:numId w:val="30"/>
        </w:numPr>
        <w:spacing w:after="0" w:line="360" w:lineRule="auto"/>
        <w:ind w:left="709"/>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lastRenderedPageBreak/>
        <w:t>Base</w:t>
      </w:r>
      <w:r w:rsidR="00E56C88" w:rsidRPr="006300AF">
        <w:rPr>
          <w:rFonts w:ascii="Times New Roman" w:hAnsi="Times New Roman" w:cs="Times New Roman"/>
          <w:sz w:val="24"/>
          <w:szCs w:val="24"/>
          <w:lang w:val="en-GB"/>
        </w:rPr>
        <w:t xml:space="preserve"> on the patient’s response to the </w:t>
      </w:r>
      <w:proofErr w:type="spellStart"/>
      <w:r w:rsidR="00E56C88" w:rsidRPr="006300AF">
        <w:rPr>
          <w:rFonts w:ascii="Times New Roman" w:hAnsi="Times New Roman" w:cs="Times New Roman"/>
          <w:sz w:val="24"/>
          <w:szCs w:val="24"/>
          <w:lang w:val="en-GB"/>
        </w:rPr>
        <w:t>MaxRM</w:t>
      </w:r>
      <w:proofErr w:type="spellEnd"/>
      <w:r w:rsidR="00E56C88" w:rsidRPr="006300AF">
        <w:rPr>
          <w:rFonts w:ascii="Times New Roman" w:hAnsi="Times New Roman" w:cs="Times New Roman"/>
          <w:sz w:val="24"/>
          <w:szCs w:val="24"/>
          <w:lang w:val="en-GB"/>
        </w:rPr>
        <w:t xml:space="preserve">, select a new PEEP.  If the patient is poorly responsive to the first </w:t>
      </w:r>
      <w:proofErr w:type="spellStart"/>
      <w:r w:rsidR="00E56C88" w:rsidRPr="006300AF">
        <w:rPr>
          <w:rFonts w:ascii="Times New Roman" w:hAnsi="Times New Roman" w:cs="Times New Roman"/>
          <w:sz w:val="24"/>
          <w:szCs w:val="24"/>
          <w:lang w:val="en-GB"/>
        </w:rPr>
        <w:t>MaxRM</w:t>
      </w:r>
      <w:proofErr w:type="spellEnd"/>
      <w:r w:rsidR="00E56C88" w:rsidRPr="006300AF">
        <w:rPr>
          <w:rFonts w:ascii="Times New Roman" w:hAnsi="Times New Roman" w:cs="Times New Roman"/>
          <w:sz w:val="24"/>
          <w:szCs w:val="24"/>
          <w:lang w:val="en-GB"/>
        </w:rPr>
        <w:t>, it may be repeated. However, some patients will not be responsive to recruitment manoeuvres; it is unhelpful to repeat these manoeuvres unless there is reason to suspect the lungs have become de-recruited, e.g. following a circuit disconnect and persistent de-saturation.</w:t>
      </w:r>
    </w:p>
    <w:p w14:paraId="2570F071" w14:textId="77777777" w:rsidR="00E56C88" w:rsidRPr="006300AF" w:rsidRDefault="00E56C88" w:rsidP="00910B0F">
      <w:pPr>
        <w:pStyle w:val="ListParagraph"/>
        <w:numPr>
          <w:ilvl w:val="0"/>
          <w:numId w:val="30"/>
        </w:numPr>
        <w:spacing w:after="0" w:line="360" w:lineRule="auto"/>
        <w:ind w:left="709"/>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If the patient is still receiving mechanical ventilation after 10 days they will exit the protocols and managed according to standard unit care protocols.</w:t>
      </w:r>
    </w:p>
    <w:p w14:paraId="325D1040" w14:textId="77777777" w:rsidR="00A039D6" w:rsidRPr="006300AF" w:rsidRDefault="00A039D6" w:rsidP="00C77019">
      <w:pPr>
        <w:spacing w:after="0" w:line="360" w:lineRule="auto"/>
        <w:jc w:val="both"/>
        <w:rPr>
          <w:rFonts w:ascii="Times New Roman" w:hAnsi="Times New Roman" w:cs="Times New Roman"/>
          <w:sz w:val="24"/>
          <w:lang w:val="en-GB"/>
        </w:rPr>
      </w:pPr>
    </w:p>
    <w:p w14:paraId="37453267" w14:textId="04EC6C5C" w:rsidR="008E6473" w:rsidRPr="006300AF" w:rsidRDefault="008E6473" w:rsidP="00C77019">
      <w:pPr>
        <w:spacing w:after="0" w:line="360" w:lineRule="auto"/>
        <w:jc w:val="both"/>
        <w:rPr>
          <w:rFonts w:ascii="Times New Roman" w:hAnsi="Times New Roman" w:cs="Times New Roman"/>
          <w:b/>
          <w:sz w:val="24"/>
          <w:lang w:val="en-GB"/>
        </w:rPr>
      </w:pPr>
      <w:r w:rsidRPr="006300AF">
        <w:rPr>
          <w:rFonts w:ascii="Times New Roman" w:hAnsi="Times New Roman" w:cs="Times New Roman"/>
          <w:b/>
          <w:sz w:val="24"/>
          <w:lang w:val="en-GB"/>
        </w:rPr>
        <w:t>4.</w:t>
      </w:r>
      <w:r w:rsidR="00011145" w:rsidRPr="006300AF">
        <w:rPr>
          <w:rFonts w:ascii="Times New Roman" w:hAnsi="Times New Roman" w:cs="Times New Roman"/>
          <w:b/>
          <w:sz w:val="24"/>
          <w:lang w:val="en-GB"/>
        </w:rPr>
        <w:t>9</w:t>
      </w:r>
      <w:r w:rsidRPr="006300AF">
        <w:rPr>
          <w:rFonts w:ascii="Times New Roman" w:hAnsi="Times New Roman" w:cs="Times New Roman"/>
          <w:b/>
          <w:sz w:val="24"/>
          <w:lang w:val="en-GB"/>
        </w:rPr>
        <w:tab/>
        <w:t xml:space="preserve">Simplified </w:t>
      </w:r>
      <w:r w:rsidR="00A74DD9" w:rsidRPr="006300AF">
        <w:rPr>
          <w:rFonts w:ascii="Times New Roman" w:hAnsi="Times New Roman" w:cs="Times New Roman"/>
          <w:b/>
          <w:sz w:val="24"/>
          <w:lang w:val="en-GB"/>
        </w:rPr>
        <w:t>G</w:t>
      </w:r>
      <w:r w:rsidRPr="006300AF">
        <w:rPr>
          <w:rFonts w:ascii="Times New Roman" w:hAnsi="Times New Roman" w:cs="Times New Roman"/>
          <w:b/>
          <w:sz w:val="24"/>
          <w:lang w:val="en-GB"/>
        </w:rPr>
        <w:t>uideline</w:t>
      </w:r>
    </w:p>
    <w:p w14:paraId="74AB7A5F" w14:textId="7D71769A" w:rsidR="008E6473" w:rsidRPr="006300AF" w:rsidRDefault="008E6473" w:rsidP="00C77019">
      <w:p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t>A summary of the full clinical protocol</w:t>
      </w:r>
      <w:r w:rsidR="00510326" w:rsidRPr="006300AF">
        <w:rPr>
          <w:rFonts w:ascii="Times New Roman" w:hAnsi="Times New Roman" w:cs="Times New Roman"/>
          <w:sz w:val="24"/>
          <w:lang w:val="en-GB"/>
        </w:rPr>
        <w:t xml:space="preserve"> as detailed in section 4.0</w:t>
      </w:r>
      <w:r w:rsidRPr="006300AF">
        <w:rPr>
          <w:rFonts w:ascii="Times New Roman" w:hAnsi="Times New Roman" w:cs="Times New Roman"/>
          <w:sz w:val="24"/>
          <w:lang w:val="en-GB"/>
        </w:rPr>
        <w:t>, CURE Study Guide, is attached at the end of the document</w:t>
      </w:r>
      <w:r w:rsidR="00D835F4" w:rsidRPr="006300AF">
        <w:rPr>
          <w:rFonts w:ascii="Times New Roman" w:hAnsi="Times New Roman" w:cs="Times New Roman"/>
          <w:sz w:val="24"/>
          <w:lang w:val="en-GB"/>
        </w:rPr>
        <w:t xml:space="preserve"> as Appendix </w:t>
      </w:r>
      <w:r w:rsidR="00BE5B04" w:rsidRPr="006300AF">
        <w:rPr>
          <w:rFonts w:ascii="Times New Roman" w:hAnsi="Times New Roman" w:cs="Times New Roman"/>
          <w:sz w:val="24"/>
          <w:lang w:val="en-GB"/>
        </w:rPr>
        <w:t>K</w:t>
      </w:r>
      <w:r w:rsidRPr="006300AF">
        <w:rPr>
          <w:rFonts w:ascii="Times New Roman" w:hAnsi="Times New Roman" w:cs="Times New Roman"/>
          <w:sz w:val="24"/>
          <w:lang w:val="en-GB"/>
        </w:rPr>
        <w:t>. The overall protocol is simplified and this document is written in a form of a study guide for the purposed of clinicians and nursing tr</w:t>
      </w:r>
      <w:r w:rsidR="00A74DD9" w:rsidRPr="006300AF">
        <w:rPr>
          <w:rFonts w:ascii="Times New Roman" w:hAnsi="Times New Roman" w:cs="Times New Roman"/>
          <w:sz w:val="24"/>
          <w:lang w:val="en-GB"/>
        </w:rPr>
        <w:t>aining and immediate reference.</w:t>
      </w:r>
    </w:p>
    <w:p w14:paraId="7182905C" w14:textId="77777777" w:rsidR="005859B4" w:rsidRPr="006300AF" w:rsidRDefault="00CB7A49" w:rsidP="004049A3">
      <w:pPr>
        <w:pageBreakBefore/>
        <w:spacing w:after="0" w:line="360" w:lineRule="auto"/>
        <w:jc w:val="both"/>
        <w:rPr>
          <w:rFonts w:ascii="Times New Roman" w:hAnsi="Times New Roman" w:cs="Times New Roman"/>
          <w:b/>
          <w:sz w:val="32"/>
          <w:szCs w:val="24"/>
          <w:lang w:val="en-GB"/>
        </w:rPr>
      </w:pPr>
      <w:r w:rsidRPr="006300AF">
        <w:rPr>
          <w:rFonts w:ascii="Times New Roman" w:hAnsi="Times New Roman" w:cs="Times New Roman"/>
          <w:b/>
          <w:sz w:val="32"/>
          <w:szCs w:val="24"/>
          <w:lang w:val="en-GB"/>
        </w:rPr>
        <w:lastRenderedPageBreak/>
        <w:t>5</w:t>
      </w:r>
      <w:r w:rsidR="00472F97" w:rsidRPr="006300AF">
        <w:rPr>
          <w:rFonts w:ascii="Times New Roman" w:hAnsi="Times New Roman" w:cs="Times New Roman"/>
          <w:b/>
          <w:sz w:val="32"/>
          <w:szCs w:val="24"/>
          <w:lang w:val="en-GB"/>
        </w:rPr>
        <w:t>.</w:t>
      </w:r>
      <w:r w:rsidRPr="006300AF">
        <w:rPr>
          <w:rFonts w:ascii="Times New Roman" w:hAnsi="Times New Roman" w:cs="Times New Roman"/>
          <w:b/>
          <w:sz w:val="32"/>
          <w:szCs w:val="24"/>
          <w:lang w:val="en-GB"/>
        </w:rPr>
        <w:t>0</w:t>
      </w:r>
      <w:r w:rsidR="00472F97" w:rsidRPr="006300AF">
        <w:rPr>
          <w:rFonts w:ascii="Times New Roman" w:hAnsi="Times New Roman" w:cs="Times New Roman"/>
          <w:b/>
          <w:sz w:val="32"/>
          <w:szCs w:val="24"/>
          <w:lang w:val="en-GB"/>
        </w:rPr>
        <w:tab/>
      </w:r>
      <w:r w:rsidRPr="006300AF">
        <w:rPr>
          <w:rFonts w:ascii="Times New Roman" w:hAnsi="Times New Roman" w:cs="Times New Roman"/>
          <w:b/>
          <w:sz w:val="32"/>
          <w:szCs w:val="24"/>
          <w:lang w:val="en-GB"/>
        </w:rPr>
        <w:t>Data Collection</w:t>
      </w:r>
    </w:p>
    <w:p w14:paraId="38E91162" w14:textId="77777777" w:rsidR="00DF3830" w:rsidRPr="006300AF" w:rsidRDefault="00DF3830"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The following data are collected from the patient </w:t>
      </w:r>
      <w:r w:rsidR="002F3823" w:rsidRPr="006300AF">
        <w:rPr>
          <w:rFonts w:ascii="Times New Roman" w:hAnsi="Times New Roman" w:cs="Times New Roman"/>
          <w:sz w:val="24"/>
          <w:szCs w:val="24"/>
          <w:lang w:val="en-GB"/>
        </w:rPr>
        <w:t xml:space="preserve">recruited </w:t>
      </w:r>
      <w:r w:rsidRPr="006300AF">
        <w:rPr>
          <w:rFonts w:ascii="Times New Roman" w:hAnsi="Times New Roman" w:cs="Times New Roman"/>
          <w:sz w:val="24"/>
          <w:szCs w:val="24"/>
          <w:lang w:val="en-GB"/>
        </w:rPr>
        <w:t>in</w:t>
      </w:r>
      <w:r w:rsidR="002F3823" w:rsidRPr="006300AF">
        <w:rPr>
          <w:rFonts w:ascii="Times New Roman" w:hAnsi="Times New Roman" w:cs="Times New Roman"/>
          <w:sz w:val="24"/>
          <w:szCs w:val="24"/>
          <w:lang w:val="en-GB"/>
        </w:rPr>
        <w:t>to</w:t>
      </w:r>
      <w:r w:rsidRPr="006300AF">
        <w:rPr>
          <w:rFonts w:ascii="Times New Roman" w:hAnsi="Times New Roman" w:cs="Times New Roman"/>
          <w:sz w:val="24"/>
          <w:szCs w:val="24"/>
          <w:lang w:val="en-GB"/>
        </w:rPr>
        <w:t xml:space="preserve"> the CURE </w:t>
      </w:r>
      <w:r w:rsidR="002F3823" w:rsidRPr="006300AF">
        <w:rPr>
          <w:rFonts w:ascii="Times New Roman" w:hAnsi="Times New Roman" w:cs="Times New Roman"/>
          <w:sz w:val="24"/>
          <w:szCs w:val="24"/>
          <w:lang w:val="en-GB"/>
        </w:rPr>
        <w:t>RCT</w:t>
      </w:r>
      <w:r w:rsidR="001E0CFD" w:rsidRPr="006300AF">
        <w:rPr>
          <w:rFonts w:ascii="Times New Roman" w:hAnsi="Times New Roman" w:cs="Times New Roman"/>
          <w:sz w:val="24"/>
          <w:szCs w:val="24"/>
          <w:lang w:val="en-GB"/>
        </w:rPr>
        <w:t>.</w:t>
      </w:r>
    </w:p>
    <w:p w14:paraId="604CAF19" w14:textId="77777777" w:rsidR="00C96EB0" w:rsidRPr="006300AF" w:rsidRDefault="00C96EB0" w:rsidP="004049A3">
      <w:pPr>
        <w:spacing w:after="0" w:line="360" w:lineRule="auto"/>
        <w:jc w:val="both"/>
        <w:rPr>
          <w:rFonts w:ascii="Times New Roman" w:hAnsi="Times New Roman" w:cs="Times New Roman"/>
          <w:sz w:val="24"/>
          <w:szCs w:val="24"/>
          <w:lang w:val="en-GB"/>
        </w:rPr>
      </w:pPr>
    </w:p>
    <w:p w14:paraId="78E62B65" w14:textId="77777777" w:rsidR="00DF3830" w:rsidRPr="006300AF" w:rsidRDefault="00C96EB0"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5</w:t>
      </w:r>
      <w:r w:rsidR="00472F97" w:rsidRPr="006300AF">
        <w:rPr>
          <w:rFonts w:ascii="Times New Roman" w:hAnsi="Times New Roman" w:cs="Times New Roman"/>
          <w:b/>
          <w:sz w:val="24"/>
          <w:szCs w:val="24"/>
          <w:lang w:val="en-GB"/>
        </w:rPr>
        <w:t>.1</w:t>
      </w:r>
      <w:r w:rsidR="00472F97" w:rsidRPr="006300AF">
        <w:rPr>
          <w:rFonts w:ascii="Times New Roman" w:hAnsi="Times New Roman" w:cs="Times New Roman"/>
          <w:b/>
          <w:sz w:val="24"/>
          <w:szCs w:val="24"/>
          <w:lang w:val="en-GB"/>
        </w:rPr>
        <w:tab/>
      </w:r>
      <w:r w:rsidR="00DF3830" w:rsidRPr="006300AF">
        <w:rPr>
          <w:rFonts w:ascii="Times New Roman" w:hAnsi="Times New Roman" w:cs="Times New Roman"/>
          <w:b/>
          <w:sz w:val="24"/>
          <w:szCs w:val="24"/>
          <w:lang w:val="en-GB"/>
        </w:rPr>
        <w:t>Patient Demographic and History</w:t>
      </w:r>
    </w:p>
    <w:p w14:paraId="311BAF50" w14:textId="5D2822BD" w:rsidR="00C22974" w:rsidRPr="006300AF" w:rsidRDefault="00C22974" w:rsidP="00910B0F">
      <w:pPr>
        <w:pStyle w:val="ListParagraph"/>
        <w:numPr>
          <w:ilvl w:val="0"/>
          <w:numId w:val="22"/>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Patient gender, height, weight and ethnicity</w:t>
      </w:r>
      <w:r w:rsidR="003C3C16" w:rsidRPr="006300AF">
        <w:rPr>
          <w:rFonts w:ascii="Times New Roman" w:hAnsi="Times New Roman" w:cs="Times New Roman"/>
          <w:sz w:val="24"/>
          <w:szCs w:val="24"/>
          <w:lang w:val="en-GB"/>
        </w:rPr>
        <w:t>.</w:t>
      </w:r>
    </w:p>
    <w:p w14:paraId="0E216004" w14:textId="67C98DFD" w:rsidR="00FA3614" w:rsidRPr="006300AF" w:rsidRDefault="00FA3614" w:rsidP="00910B0F">
      <w:pPr>
        <w:pStyle w:val="ListParagraph"/>
        <w:numPr>
          <w:ilvl w:val="0"/>
          <w:numId w:val="22"/>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Patient A</w:t>
      </w:r>
      <w:r w:rsidR="007E0ADD" w:rsidRPr="006300AF">
        <w:rPr>
          <w:rFonts w:ascii="Times New Roman" w:hAnsi="Times New Roman" w:cs="Times New Roman"/>
          <w:sz w:val="24"/>
          <w:szCs w:val="24"/>
          <w:lang w:val="en-GB"/>
        </w:rPr>
        <w:t xml:space="preserve">PACHE III </w:t>
      </w:r>
      <w:r w:rsidRPr="006300AF">
        <w:rPr>
          <w:rFonts w:ascii="Times New Roman" w:hAnsi="Times New Roman" w:cs="Times New Roman"/>
          <w:sz w:val="24"/>
          <w:szCs w:val="24"/>
          <w:lang w:val="en-GB"/>
        </w:rPr>
        <w:t xml:space="preserve">diagnostic </w:t>
      </w:r>
      <w:r w:rsidR="007E0ADD" w:rsidRPr="006300AF">
        <w:rPr>
          <w:rFonts w:ascii="Times New Roman" w:hAnsi="Times New Roman" w:cs="Times New Roman"/>
          <w:sz w:val="24"/>
          <w:szCs w:val="24"/>
          <w:lang w:val="en-GB"/>
        </w:rPr>
        <w:t>code</w:t>
      </w:r>
      <w:r w:rsidR="003C3C16" w:rsidRPr="006300AF">
        <w:rPr>
          <w:rFonts w:ascii="Times New Roman" w:hAnsi="Times New Roman" w:cs="Times New Roman"/>
          <w:sz w:val="24"/>
          <w:szCs w:val="24"/>
          <w:lang w:val="en-GB"/>
        </w:rPr>
        <w:t>.</w:t>
      </w:r>
    </w:p>
    <w:p w14:paraId="316D25A9" w14:textId="77777777" w:rsidR="00C22974" w:rsidRPr="006300AF" w:rsidRDefault="00C22974" w:rsidP="00910B0F">
      <w:pPr>
        <w:pStyle w:val="ListParagraph"/>
        <w:numPr>
          <w:ilvl w:val="0"/>
          <w:numId w:val="22"/>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Primary patient diagnosis contributing to ARDS or impaired lung </w:t>
      </w:r>
      <w:r w:rsidR="00FA3614" w:rsidRPr="006300AF">
        <w:rPr>
          <w:rFonts w:ascii="Times New Roman" w:hAnsi="Times New Roman" w:cs="Times New Roman"/>
          <w:sz w:val="24"/>
          <w:szCs w:val="24"/>
          <w:lang w:val="en-GB"/>
        </w:rPr>
        <w:t>function.</w:t>
      </w:r>
    </w:p>
    <w:p w14:paraId="434AA4AD" w14:textId="33C19358" w:rsidR="00C22974" w:rsidRPr="006300AF" w:rsidRDefault="00C22974" w:rsidP="00910B0F">
      <w:pPr>
        <w:pStyle w:val="ListParagraph"/>
        <w:numPr>
          <w:ilvl w:val="0"/>
          <w:numId w:val="22"/>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Secondary </w:t>
      </w:r>
      <w:r w:rsidR="00484FCA">
        <w:rPr>
          <w:rFonts w:ascii="Times New Roman" w:hAnsi="Times New Roman" w:cs="Times New Roman"/>
          <w:sz w:val="24"/>
          <w:szCs w:val="24"/>
          <w:lang w:val="en-GB"/>
        </w:rPr>
        <w:t>p</w:t>
      </w:r>
      <w:r w:rsidRPr="006300AF">
        <w:rPr>
          <w:rFonts w:ascii="Times New Roman" w:hAnsi="Times New Roman" w:cs="Times New Roman"/>
          <w:sz w:val="24"/>
          <w:szCs w:val="24"/>
          <w:lang w:val="en-GB"/>
        </w:rPr>
        <w:t>atient diagnosis contributing to</w:t>
      </w:r>
      <w:r w:rsidR="004D2EA2" w:rsidRPr="006300AF">
        <w:rPr>
          <w:rFonts w:ascii="Times New Roman" w:hAnsi="Times New Roman" w:cs="Times New Roman"/>
          <w:sz w:val="24"/>
          <w:szCs w:val="24"/>
          <w:lang w:val="en-GB"/>
        </w:rPr>
        <w:t xml:space="preserve"> ARDS or impaired lung function</w:t>
      </w:r>
      <w:r w:rsidR="003C3C16" w:rsidRPr="006300AF">
        <w:rPr>
          <w:rFonts w:ascii="Times New Roman" w:hAnsi="Times New Roman" w:cs="Times New Roman"/>
          <w:sz w:val="24"/>
          <w:szCs w:val="24"/>
          <w:lang w:val="en-GB"/>
        </w:rPr>
        <w:t>.</w:t>
      </w:r>
    </w:p>
    <w:p w14:paraId="219C6A59" w14:textId="085D0472" w:rsidR="00C22974" w:rsidRPr="006300AF" w:rsidRDefault="00C22974" w:rsidP="00910B0F">
      <w:pPr>
        <w:pStyle w:val="ListParagraph"/>
        <w:numPr>
          <w:ilvl w:val="0"/>
          <w:numId w:val="22"/>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Relevant past medical history e.g. smoking, medication, cardiovascular disease</w:t>
      </w:r>
      <w:r w:rsidR="003C3C16" w:rsidRPr="006300AF">
        <w:rPr>
          <w:rFonts w:ascii="Times New Roman" w:hAnsi="Times New Roman" w:cs="Times New Roman"/>
          <w:sz w:val="24"/>
          <w:szCs w:val="24"/>
          <w:lang w:val="en-GB"/>
        </w:rPr>
        <w:t>.</w:t>
      </w:r>
    </w:p>
    <w:p w14:paraId="49582436" w14:textId="3501DF9A" w:rsidR="007D1E0D" w:rsidRPr="006300AF" w:rsidRDefault="00C22974" w:rsidP="003C3C16">
      <w:pPr>
        <w:pStyle w:val="ListParagraph"/>
        <w:numPr>
          <w:ilvl w:val="0"/>
          <w:numId w:val="22"/>
        </w:num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sz w:val="24"/>
          <w:szCs w:val="24"/>
          <w:lang w:val="en-GB"/>
        </w:rPr>
        <w:t>Chest X-ray score</w:t>
      </w:r>
      <w:r w:rsidR="003C3C16" w:rsidRPr="006300AF">
        <w:rPr>
          <w:rFonts w:ascii="Times New Roman" w:hAnsi="Times New Roman" w:cs="Times New Roman"/>
          <w:sz w:val="24"/>
          <w:szCs w:val="24"/>
          <w:lang w:val="en-GB"/>
        </w:rPr>
        <w:t xml:space="preserve">: Murray Index </w:t>
      </w:r>
      <w:r w:rsidR="003C3C16" w:rsidRPr="006300AF">
        <w:rPr>
          <w:rFonts w:ascii="Times New Roman" w:hAnsi="Times New Roman" w:cs="Times New Roman"/>
          <w:sz w:val="24"/>
          <w:szCs w:val="24"/>
          <w:lang w:val="en-GB"/>
        </w:rPr>
        <w:fldChar w:fldCharType="begin"/>
      </w:r>
      <w:r w:rsidR="003C3C16" w:rsidRPr="006300AF">
        <w:rPr>
          <w:rFonts w:ascii="Times New Roman" w:hAnsi="Times New Roman" w:cs="Times New Roman"/>
          <w:sz w:val="24"/>
          <w:szCs w:val="24"/>
          <w:lang w:val="en-GB"/>
        </w:rPr>
        <w:instrText xml:space="preserve"> ADDIN EN.CITE &lt;EndNote&gt;&lt;Cite&gt;&lt;Author&gt;Murray&lt;/Author&gt;&lt;Year&gt;1988&lt;/Year&gt;&lt;RecNum&gt;1554&lt;/RecNum&gt;&lt;DisplayText&gt;(Murray et al., 1988)&lt;/DisplayText&gt;&lt;record&gt;&lt;rec-number&gt;1554&lt;/rec-number&gt;&lt;foreign-keys&gt;&lt;key app="EN" db-id="wxdr0evsnr9ppgerwwupvwvotzzzffrvvwzd" timestamp="1353444205"&gt;1554&lt;/key&gt;&lt;/foreign-keys&gt;&lt;ref-type name="Journal Article"&gt;17&lt;/ref-type&gt;&lt;contributors&gt;&lt;authors&gt;&lt;author&gt;Murray, John F.&lt;/author&gt;&lt;author&gt;Matthay, Michael A.&lt;/author&gt;&lt;author&gt;Luce, John M.&lt;/author&gt;&lt;author&gt;Flick, Michael R.&lt;/author&gt;&lt;/authors&gt;&lt;/contributors&gt;&lt;titles&gt;&lt;title&gt;An Expanded Definition of the Adult Respiratory Distress Syndrome&lt;/title&gt;&lt;secondary-title&gt;American Journal of Respiratory and Critical Care Medicine&lt;/secondary-title&gt;&lt;/titles&gt;&lt;periodical&gt;&lt;full-title&gt;American Journal of Respiratory and Critical Care Medicine&lt;/full-title&gt;&lt;/periodical&gt;&lt;pages&gt;720-723&lt;/pages&gt;&lt;volume&gt;138&lt;/volume&gt;&lt;number&gt;3&lt;/number&gt;&lt;dates&gt;&lt;year&gt;1988&lt;/year&gt;&lt;pub-dates&gt;&lt;date&gt;September 1, 1988&lt;/date&gt;&lt;/pub-dates&gt;&lt;/dates&gt;&lt;urls&gt;&lt;related-urls&gt;&lt;url&gt;http://ajrccm.atsjournals.org/content/138/3/720.short&lt;/url&gt;&lt;/related-urls&gt;&lt;/urls&gt;&lt;electronic-resource-num&gt;10.1164/ajrccm/138.3.720&lt;/electronic-resource-num&gt;&lt;/record&gt;&lt;/Cite&gt;&lt;/EndNote&gt;</w:instrText>
      </w:r>
      <w:r w:rsidR="003C3C16" w:rsidRPr="006300AF">
        <w:rPr>
          <w:rFonts w:ascii="Times New Roman" w:hAnsi="Times New Roman" w:cs="Times New Roman"/>
          <w:sz w:val="24"/>
          <w:szCs w:val="24"/>
          <w:lang w:val="en-GB"/>
        </w:rPr>
        <w:fldChar w:fldCharType="separate"/>
      </w:r>
      <w:r w:rsidR="003C3C16" w:rsidRPr="006300AF">
        <w:rPr>
          <w:rFonts w:ascii="Times New Roman" w:hAnsi="Times New Roman" w:cs="Times New Roman"/>
          <w:sz w:val="24"/>
          <w:szCs w:val="24"/>
          <w:lang w:val="en-GB"/>
        </w:rPr>
        <w:t>(</w:t>
      </w:r>
      <w:hyperlink w:anchor="_ENREF_21" w:tooltip="Murray, 1988 #1554" w:history="1">
        <w:r w:rsidR="0081016E" w:rsidRPr="006300AF">
          <w:rPr>
            <w:rFonts w:ascii="Times New Roman" w:hAnsi="Times New Roman" w:cs="Times New Roman"/>
            <w:sz w:val="24"/>
            <w:szCs w:val="24"/>
            <w:lang w:val="en-GB"/>
          </w:rPr>
          <w:t>Murray et al., 1988</w:t>
        </w:r>
      </w:hyperlink>
      <w:r w:rsidR="003C3C16" w:rsidRPr="006300AF">
        <w:rPr>
          <w:rFonts w:ascii="Times New Roman" w:hAnsi="Times New Roman" w:cs="Times New Roman"/>
          <w:sz w:val="24"/>
          <w:szCs w:val="24"/>
          <w:lang w:val="en-GB"/>
        </w:rPr>
        <w:t>)</w:t>
      </w:r>
      <w:r w:rsidR="003C3C16" w:rsidRPr="006300AF">
        <w:rPr>
          <w:rFonts w:ascii="Times New Roman" w:hAnsi="Times New Roman" w:cs="Times New Roman"/>
          <w:sz w:val="24"/>
          <w:szCs w:val="24"/>
          <w:lang w:val="en-GB"/>
        </w:rPr>
        <w:fldChar w:fldCharType="end"/>
      </w:r>
      <w:r w:rsidR="003C3C16" w:rsidRPr="007119B5">
        <w:rPr>
          <w:rFonts w:ascii="Times New Roman" w:hAnsi="Times New Roman" w:cs="Times New Roman"/>
          <w:sz w:val="24"/>
          <w:szCs w:val="24"/>
          <w:lang w:val="en-GB"/>
        </w:rPr>
        <w:t>.</w:t>
      </w:r>
    </w:p>
    <w:p w14:paraId="53E105CF" w14:textId="77777777" w:rsidR="003C3C16" w:rsidRPr="006300AF" w:rsidRDefault="003C3C16" w:rsidP="003C3C16">
      <w:pPr>
        <w:pStyle w:val="ListParagraph"/>
        <w:spacing w:after="0" w:line="360" w:lineRule="auto"/>
        <w:ind w:left="1080"/>
        <w:jc w:val="both"/>
        <w:rPr>
          <w:rFonts w:ascii="Times New Roman" w:hAnsi="Times New Roman" w:cs="Times New Roman"/>
          <w:b/>
          <w:sz w:val="24"/>
          <w:szCs w:val="24"/>
          <w:lang w:val="en-GB"/>
        </w:rPr>
      </w:pPr>
    </w:p>
    <w:p w14:paraId="5571FB6A" w14:textId="5B4CC330" w:rsidR="009B61BC" w:rsidRPr="006300AF" w:rsidRDefault="00C96EB0"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b/>
          <w:sz w:val="24"/>
          <w:szCs w:val="24"/>
          <w:lang w:val="en-GB"/>
        </w:rPr>
        <w:t>5</w:t>
      </w:r>
      <w:r w:rsidR="00472F97" w:rsidRPr="006300AF">
        <w:rPr>
          <w:rFonts w:ascii="Times New Roman" w:hAnsi="Times New Roman" w:cs="Times New Roman"/>
          <w:b/>
          <w:sz w:val="24"/>
          <w:szCs w:val="24"/>
          <w:lang w:val="en-GB"/>
        </w:rPr>
        <w:t>.2</w:t>
      </w:r>
      <w:r w:rsidR="00472F97" w:rsidRPr="006300AF">
        <w:rPr>
          <w:rFonts w:ascii="Times New Roman" w:hAnsi="Times New Roman" w:cs="Times New Roman"/>
          <w:b/>
          <w:sz w:val="24"/>
          <w:szCs w:val="24"/>
          <w:lang w:val="en-GB"/>
        </w:rPr>
        <w:tab/>
      </w:r>
      <w:r w:rsidR="009B61BC" w:rsidRPr="006300AF">
        <w:rPr>
          <w:rFonts w:ascii="Times New Roman" w:hAnsi="Times New Roman" w:cs="Times New Roman"/>
          <w:b/>
          <w:sz w:val="24"/>
          <w:szCs w:val="24"/>
          <w:lang w:val="en-GB"/>
        </w:rPr>
        <w:t>CURE Soft</w:t>
      </w:r>
      <w:r w:rsidR="005F403F" w:rsidRPr="006300AF">
        <w:rPr>
          <w:rFonts w:ascii="Times New Roman" w:hAnsi="Times New Roman" w:cs="Times New Roman"/>
          <w:b/>
          <w:sz w:val="24"/>
          <w:szCs w:val="24"/>
          <w:lang w:val="en-GB"/>
        </w:rPr>
        <w:t>ware</w:t>
      </w:r>
      <w:r w:rsidR="009B61BC" w:rsidRPr="006300AF">
        <w:rPr>
          <w:rFonts w:ascii="Times New Roman" w:hAnsi="Times New Roman" w:cs="Times New Roman"/>
          <w:b/>
          <w:sz w:val="24"/>
          <w:szCs w:val="24"/>
          <w:lang w:val="en-GB"/>
        </w:rPr>
        <w:t xml:space="preserve"> </w:t>
      </w:r>
      <w:r w:rsidR="00A74DD9" w:rsidRPr="006300AF">
        <w:rPr>
          <w:rFonts w:ascii="Times New Roman" w:hAnsi="Times New Roman" w:cs="Times New Roman"/>
          <w:b/>
          <w:sz w:val="24"/>
          <w:szCs w:val="24"/>
          <w:lang w:val="en-GB"/>
        </w:rPr>
        <w:t xml:space="preserve">and </w:t>
      </w:r>
      <w:r w:rsidR="009B61BC" w:rsidRPr="006300AF">
        <w:rPr>
          <w:rFonts w:ascii="Times New Roman" w:hAnsi="Times New Roman" w:cs="Times New Roman"/>
          <w:b/>
          <w:sz w:val="24"/>
          <w:szCs w:val="24"/>
          <w:lang w:val="en-GB"/>
        </w:rPr>
        <w:t>Computer</w:t>
      </w:r>
      <w:r w:rsidR="00A74DD9" w:rsidRPr="006300AF">
        <w:rPr>
          <w:rFonts w:ascii="Times New Roman" w:hAnsi="Times New Roman" w:cs="Times New Roman"/>
          <w:b/>
          <w:sz w:val="24"/>
          <w:szCs w:val="24"/>
          <w:lang w:val="en-GB"/>
        </w:rPr>
        <w:t xml:space="preserve"> platform</w:t>
      </w:r>
    </w:p>
    <w:p w14:paraId="2AE8F636" w14:textId="2593B405" w:rsidR="00A74DD9" w:rsidRPr="006300AF" w:rsidRDefault="009B61BC"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Data </w:t>
      </w:r>
      <w:r w:rsidR="005F403F" w:rsidRPr="006300AF">
        <w:rPr>
          <w:rFonts w:ascii="Times New Roman" w:hAnsi="Times New Roman" w:cs="Times New Roman"/>
          <w:sz w:val="24"/>
          <w:szCs w:val="24"/>
          <w:lang w:val="en-GB"/>
        </w:rPr>
        <w:t xml:space="preserve">on patient airway pressure and flow generated from the mechanical ventilator </w:t>
      </w:r>
      <w:r w:rsidRPr="006300AF">
        <w:rPr>
          <w:rFonts w:ascii="Times New Roman" w:hAnsi="Times New Roman" w:cs="Times New Roman"/>
          <w:sz w:val="24"/>
          <w:szCs w:val="24"/>
          <w:lang w:val="en-GB"/>
        </w:rPr>
        <w:t>will be recorded usi</w:t>
      </w:r>
      <w:r w:rsidR="003C3C16" w:rsidRPr="006300AF">
        <w:rPr>
          <w:rFonts w:ascii="Times New Roman" w:hAnsi="Times New Roman" w:cs="Times New Roman"/>
          <w:sz w:val="24"/>
          <w:szCs w:val="24"/>
          <w:lang w:val="en-GB"/>
        </w:rPr>
        <w:t>ng the CURE Software (CURE Soft</w:t>
      </w:r>
      <w:r w:rsidRPr="006300AF">
        <w:rPr>
          <w:rFonts w:ascii="Times New Roman" w:hAnsi="Times New Roman" w:cs="Times New Roman"/>
          <w:sz w:val="24"/>
          <w:szCs w:val="24"/>
          <w:lang w:val="en-GB"/>
        </w:rPr>
        <w:t xml:space="preserve">) provided </w:t>
      </w:r>
      <w:r w:rsidR="00A74DD9" w:rsidRPr="006300AF">
        <w:rPr>
          <w:rFonts w:ascii="Times New Roman" w:hAnsi="Times New Roman" w:cs="Times New Roman"/>
          <w:sz w:val="24"/>
          <w:szCs w:val="24"/>
          <w:lang w:val="en-GB"/>
        </w:rPr>
        <w:t xml:space="preserve">for </w:t>
      </w:r>
      <w:r w:rsidRPr="006300AF">
        <w:rPr>
          <w:rFonts w:ascii="Times New Roman" w:hAnsi="Times New Roman" w:cs="Times New Roman"/>
          <w:sz w:val="24"/>
          <w:szCs w:val="24"/>
          <w:lang w:val="en-GB"/>
        </w:rPr>
        <w:t xml:space="preserve">the </w:t>
      </w:r>
      <w:r w:rsidR="002F3823" w:rsidRPr="006300AF">
        <w:rPr>
          <w:rFonts w:ascii="Times New Roman" w:hAnsi="Times New Roman" w:cs="Times New Roman"/>
          <w:sz w:val="24"/>
          <w:szCs w:val="24"/>
          <w:lang w:val="en-GB"/>
        </w:rPr>
        <w:t>RCT</w:t>
      </w:r>
      <w:r w:rsidRPr="006300AF">
        <w:rPr>
          <w:rFonts w:ascii="Times New Roman" w:hAnsi="Times New Roman" w:cs="Times New Roman"/>
          <w:sz w:val="24"/>
          <w:szCs w:val="24"/>
          <w:lang w:val="en-GB"/>
        </w:rPr>
        <w:t xml:space="preserve">. The mechanical ventilator Puritan Bennett 840 (PB840) is connected to a computer platform where CURE Soft is installed. </w:t>
      </w:r>
      <w:r w:rsidR="00A74DD9" w:rsidRPr="006300AF">
        <w:rPr>
          <w:rFonts w:ascii="Times New Roman" w:hAnsi="Times New Roman" w:cs="Times New Roman"/>
          <w:sz w:val="24"/>
          <w:szCs w:val="24"/>
          <w:lang w:val="en-GB"/>
        </w:rPr>
        <w:t xml:space="preserve">The computer platform used in this study is a </w:t>
      </w:r>
      <w:proofErr w:type="spellStart"/>
      <w:r w:rsidR="00A74DD9" w:rsidRPr="006300AF">
        <w:rPr>
          <w:rFonts w:ascii="Times New Roman" w:hAnsi="Times New Roman" w:cs="Times New Roman"/>
          <w:sz w:val="24"/>
          <w:szCs w:val="24"/>
          <w:lang w:val="en-GB"/>
        </w:rPr>
        <w:t>GeChic</w:t>
      </w:r>
      <w:proofErr w:type="spellEnd"/>
      <w:r w:rsidR="00A74DD9" w:rsidRPr="006300AF">
        <w:rPr>
          <w:rFonts w:ascii="Times New Roman" w:hAnsi="Times New Roman" w:cs="Times New Roman"/>
          <w:sz w:val="24"/>
          <w:szCs w:val="24"/>
          <w:lang w:val="en-GB"/>
        </w:rPr>
        <w:t xml:space="preserve"> On-Lap 1520I touch screen monitor connected to Intel NUC515RYH 5</w:t>
      </w:r>
      <w:r w:rsidR="00A74DD9" w:rsidRPr="006300AF">
        <w:rPr>
          <w:rFonts w:ascii="Times New Roman" w:hAnsi="Times New Roman" w:cs="Times New Roman"/>
          <w:sz w:val="24"/>
          <w:szCs w:val="24"/>
          <w:vertAlign w:val="superscript"/>
          <w:lang w:val="en-GB"/>
        </w:rPr>
        <w:t>th</w:t>
      </w:r>
      <w:r w:rsidR="00A74DD9" w:rsidRPr="006300AF">
        <w:rPr>
          <w:rFonts w:ascii="Times New Roman" w:hAnsi="Times New Roman" w:cs="Times New Roman"/>
          <w:sz w:val="24"/>
          <w:szCs w:val="24"/>
          <w:lang w:val="en-GB"/>
        </w:rPr>
        <w:t xml:space="preserve"> Gen i5 NUC assembled with 8GB DDR3L  and 256GB SATA SSD.</w:t>
      </w:r>
    </w:p>
    <w:p w14:paraId="40DFA889" w14:textId="77777777" w:rsidR="00A74DD9" w:rsidRPr="006300AF" w:rsidRDefault="00A74DD9" w:rsidP="004049A3">
      <w:pPr>
        <w:spacing w:after="0" w:line="360" w:lineRule="auto"/>
        <w:jc w:val="both"/>
        <w:rPr>
          <w:rFonts w:ascii="Times New Roman" w:hAnsi="Times New Roman" w:cs="Times New Roman"/>
          <w:sz w:val="24"/>
          <w:szCs w:val="24"/>
          <w:lang w:val="en-GB"/>
        </w:rPr>
      </w:pPr>
    </w:p>
    <w:p w14:paraId="49E64459" w14:textId="77777777" w:rsidR="00A74DD9" w:rsidRPr="006300AF" w:rsidRDefault="009B61BC"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CURE Soft </w:t>
      </w:r>
      <w:r w:rsidR="005F403F" w:rsidRPr="006300AF">
        <w:rPr>
          <w:rFonts w:ascii="Times New Roman" w:hAnsi="Times New Roman" w:cs="Times New Roman"/>
          <w:sz w:val="24"/>
          <w:szCs w:val="24"/>
          <w:lang w:val="en-GB"/>
        </w:rPr>
        <w:t xml:space="preserve">will </w:t>
      </w:r>
      <w:r w:rsidRPr="006300AF">
        <w:rPr>
          <w:rFonts w:ascii="Times New Roman" w:hAnsi="Times New Roman" w:cs="Times New Roman"/>
          <w:sz w:val="24"/>
          <w:szCs w:val="24"/>
          <w:lang w:val="en-GB"/>
        </w:rPr>
        <w:t xml:space="preserve">collect the airway pressure and flow data from the commencement of the trial until patient is weaned from the </w:t>
      </w:r>
      <w:r w:rsidR="005F403F" w:rsidRPr="006300AF">
        <w:rPr>
          <w:rFonts w:ascii="Times New Roman" w:hAnsi="Times New Roman" w:cs="Times New Roman"/>
          <w:sz w:val="24"/>
          <w:szCs w:val="24"/>
          <w:lang w:val="en-GB"/>
        </w:rPr>
        <w:t xml:space="preserve">mechanical </w:t>
      </w:r>
      <w:r w:rsidRPr="006300AF">
        <w:rPr>
          <w:rFonts w:ascii="Times New Roman" w:hAnsi="Times New Roman" w:cs="Times New Roman"/>
          <w:sz w:val="24"/>
          <w:szCs w:val="24"/>
          <w:lang w:val="en-GB"/>
        </w:rPr>
        <w:t>ventilat</w:t>
      </w:r>
      <w:r w:rsidR="005F403F" w:rsidRPr="006300AF">
        <w:rPr>
          <w:rFonts w:ascii="Times New Roman" w:hAnsi="Times New Roman" w:cs="Times New Roman"/>
          <w:sz w:val="24"/>
          <w:szCs w:val="24"/>
          <w:lang w:val="en-GB"/>
        </w:rPr>
        <w:t>ion</w:t>
      </w:r>
      <w:r w:rsidRPr="006300AF">
        <w:rPr>
          <w:rFonts w:ascii="Times New Roman" w:hAnsi="Times New Roman" w:cs="Times New Roman"/>
          <w:sz w:val="24"/>
          <w:szCs w:val="24"/>
          <w:lang w:val="en-GB"/>
        </w:rPr>
        <w:t xml:space="preserve"> or </w:t>
      </w:r>
      <w:r w:rsidR="005F403F" w:rsidRPr="006300AF">
        <w:rPr>
          <w:rFonts w:ascii="Times New Roman" w:hAnsi="Times New Roman" w:cs="Times New Roman"/>
          <w:sz w:val="24"/>
          <w:szCs w:val="24"/>
          <w:lang w:val="en-GB"/>
        </w:rPr>
        <w:t xml:space="preserve">redrawn from the </w:t>
      </w:r>
      <w:r w:rsidR="002F3823" w:rsidRPr="006300AF">
        <w:rPr>
          <w:rFonts w:ascii="Times New Roman" w:hAnsi="Times New Roman" w:cs="Times New Roman"/>
          <w:sz w:val="24"/>
          <w:szCs w:val="24"/>
          <w:lang w:val="en-GB"/>
        </w:rPr>
        <w:t>RCT</w:t>
      </w:r>
      <w:r w:rsidR="005F403F" w:rsidRPr="006300AF">
        <w:rPr>
          <w:rFonts w:ascii="Times New Roman" w:hAnsi="Times New Roman" w:cs="Times New Roman"/>
          <w:sz w:val="24"/>
          <w:szCs w:val="24"/>
          <w:lang w:val="en-GB"/>
        </w:rPr>
        <w:t xml:space="preserve"> and if the patient/family or whanau would not wish for any more data to be collected</w:t>
      </w:r>
      <w:r w:rsidR="00A74DD9" w:rsidRPr="006300AF">
        <w:rPr>
          <w:rFonts w:ascii="Times New Roman" w:hAnsi="Times New Roman" w:cs="Times New Roman"/>
          <w:sz w:val="24"/>
          <w:szCs w:val="24"/>
          <w:lang w:val="en-GB"/>
        </w:rPr>
        <w:t xml:space="preserve">. </w:t>
      </w:r>
    </w:p>
    <w:p w14:paraId="1A0F2E24" w14:textId="77777777" w:rsidR="00A74DD9" w:rsidRPr="006300AF" w:rsidRDefault="00A74DD9" w:rsidP="004049A3">
      <w:pPr>
        <w:spacing w:after="0" w:line="360" w:lineRule="auto"/>
        <w:jc w:val="both"/>
        <w:rPr>
          <w:rFonts w:ascii="Times New Roman" w:hAnsi="Times New Roman" w:cs="Times New Roman"/>
          <w:sz w:val="24"/>
          <w:szCs w:val="24"/>
          <w:lang w:val="en-GB"/>
        </w:rPr>
      </w:pPr>
    </w:p>
    <w:p w14:paraId="5727C3B7" w14:textId="21D8ED2A" w:rsidR="00C22974" w:rsidRPr="006300AF" w:rsidRDefault="00C22974"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The following will be recorded directly from the ventilator using a data acquisition system for the duration of the trial:</w:t>
      </w:r>
    </w:p>
    <w:p w14:paraId="2B8C1AC6" w14:textId="0C4A3CE6" w:rsidR="00C22974" w:rsidRPr="006300AF" w:rsidRDefault="00C22974" w:rsidP="00910B0F">
      <w:pPr>
        <w:pStyle w:val="ListParagraph"/>
        <w:numPr>
          <w:ilvl w:val="0"/>
          <w:numId w:val="24"/>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Airway pressure - For estimating </w:t>
      </w:r>
      <w:r w:rsidR="00DD0F01" w:rsidRPr="006300AF">
        <w:rPr>
          <w:rFonts w:ascii="Times New Roman" w:hAnsi="Times New Roman" w:cs="Times New Roman"/>
          <w:sz w:val="24"/>
          <w:szCs w:val="24"/>
          <w:lang w:val="en-GB"/>
        </w:rPr>
        <w:t>respiratory mechanics (</w:t>
      </w:r>
      <w:r w:rsidRPr="006300AF">
        <w:rPr>
          <w:rFonts w:ascii="Times New Roman" w:hAnsi="Times New Roman" w:cs="Times New Roman"/>
          <w:sz w:val="24"/>
          <w:szCs w:val="24"/>
          <w:lang w:val="en-GB"/>
        </w:rPr>
        <w:t>elastance</w:t>
      </w:r>
      <w:r w:rsidR="00DD0F01" w:rsidRPr="006300AF">
        <w:rPr>
          <w:rFonts w:ascii="Times New Roman" w:hAnsi="Times New Roman" w:cs="Times New Roman"/>
          <w:sz w:val="24"/>
          <w:szCs w:val="24"/>
          <w:lang w:val="en-GB"/>
        </w:rPr>
        <w:t xml:space="preserve"> and resistance)</w:t>
      </w:r>
    </w:p>
    <w:p w14:paraId="38EBE8DC" w14:textId="57D793FA" w:rsidR="00C22974" w:rsidRPr="006300AF" w:rsidRDefault="00C22974" w:rsidP="00910B0F">
      <w:pPr>
        <w:pStyle w:val="ListParagraph"/>
        <w:numPr>
          <w:ilvl w:val="0"/>
          <w:numId w:val="24"/>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Air flow - For estimating </w:t>
      </w:r>
      <w:r w:rsidR="00DD0F01" w:rsidRPr="006300AF">
        <w:rPr>
          <w:rFonts w:ascii="Times New Roman" w:hAnsi="Times New Roman" w:cs="Times New Roman"/>
          <w:sz w:val="24"/>
          <w:szCs w:val="24"/>
          <w:lang w:val="en-GB"/>
        </w:rPr>
        <w:t>respiratory mechanics (elastance and resistance)</w:t>
      </w:r>
    </w:p>
    <w:p w14:paraId="4D510BF9" w14:textId="77777777" w:rsidR="00FA3614" w:rsidRPr="006300AF" w:rsidRDefault="00C22974" w:rsidP="00910B0F">
      <w:pPr>
        <w:pStyle w:val="ListParagraph"/>
        <w:numPr>
          <w:ilvl w:val="0"/>
          <w:numId w:val="24"/>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FiO</w:t>
      </w:r>
      <w:r w:rsidRPr="006300AF">
        <w:rPr>
          <w:rFonts w:ascii="Times New Roman" w:hAnsi="Times New Roman" w:cs="Times New Roman"/>
          <w:sz w:val="24"/>
          <w:szCs w:val="24"/>
          <w:vertAlign w:val="subscript"/>
          <w:lang w:val="en-GB"/>
        </w:rPr>
        <w:t>2</w:t>
      </w:r>
      <w:r w:rsidRPr="006300AF">
        <w:rPr>
          <w:rFonts w:ascii="Times New Roman" w:hAnsi="Times New Roman" w:cs="Times New Roman"/>
          <w:sz w:val="24"/>
          <w:szCs w:val="24"/>
          <w:lang w:val="en-GB"/>
        </w:rPr>
        <w:t xml:space="preserve"> - For determining oxygen dose (or exposure) and calculation of PF ratios</w:t>
      </w:r>
      <w:r w:rsidR="00FA3614" w:rsidRPr="006300AF">
        <w:rPr>
          <w:rFonts w:ascii="Times New Roman" w:hAnsi="Times New Roman" w:cs="Times New Roman"/>
          <w:sz w:val="24"/>
          <w:szCs w:val="24"/>
          <w:lang w:val="en-GB"/>
        </w:rPr>
        <w:t>.</w:t>
      </w:r>
    </w:p>
    <w:p w14:paraId="3945374F" w14:textId="77777777" w:rsidR="007D1E0D" w:rsidRPr="006300AF" w:rsidRDefault="007D1E0D" w:rsidP="004049A3">
      <w:pPr>
        <w:spacing w:after="0" w:line="360" w:lineRule="auto"/>
        <w:jc w:val="both"/>
        <w:rPr>
          <w:rFonts w:ascii="Times New Roman" w:hAnsi="Times New Roman" w:cs="Times New Roman"/>
          <w:sz w:val="24"/>
          <w:szCs w:val="24"/>
          <w:lang w:val="en-GB"/>
        </w:rPr>
      </w:pPr>
    </w:p>
    <w:p w14:paraId="35C26F1A" w14:textId="2C906DA7" w:rsidR="0076698D" w:rsidRPr="006300AF" w:rsidRDefault="0076698D"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CURE Soft version 1.0.11 is available in open access journal </w:t>
      </w:r>
      <w:proofErr w:type="spellStart"/>
      <w:r w:rsidRPr="006300AF">
        <w:rPr>
          <w:rFonts w:ascii="Times New Roman" w:hAnsi="Times New Roman" w:cs="Times New Roman"/>
          <w:sz w:val="24"/>
          <w:szCs w:val="24"/>
          <w:lang w:val="en-GB"/>
        </w:rPr>
        <w:t>BioMedical</w:t>
      </w:r>
      <w:proofErr w:type="spellEnd"/>
      <w:r w:rsidRPr="006300AF">
        <w:rPr>
          <w:rFonts w:ascii="Times New Roman" w:hAnsi="Times New Roman" w:cs="Times New Roman"/>
          <w:sz w:val="24"/>
          <w:szCs w:val="24"/>
          <w:lang w:val="en-GB"/>
        </w:rPr>
        <w:t xml:space="preserve"> Engineering </w:t>
      </w:r>
      <w:proofErr w:type="spellStart"/>
      <w:r w:rsidRPr="006300AF">
        <w:rPr>
          <w:rFonts w:ascii="Times New Roman" w:hAnsi="Times New Roman" w:cs="Times New Roman"/>
          <w:sz w:val="24"/>
          <w:szCs w:val="24"/>
          <w:lang w:val="en-GB"/>
        </w:rPr>
        <w:t>OnLine</w:t>
      </w:r>
      <w:proofErr w:type="spellEnd"/>
      <w:r w:rsidRPr="006300AF">
        <w:rPr>
          <w:rFonts w:ascii="Times New Roman" w:hAnsi="Times New Roman" w:cs="Times New Roman"/>
          <w:sz w:val="24"/>
          <w:szCs w:val="24"/>
          <w:lang w:val="en-GB"/>
        </w:rPr>
        <w:t xml:space="preserve"> (</w:t>
      </w:r>
      <w:hyperlink r:id="rId25" w:history="1">
        <w:r w:rsidRPr="006300AF">
          <w:rPr>
            <w:rStyle w:val="Hyperlink"/>
            <w:rFonts w:ascii="Times New Roman" w:hAnsi="Times New Roman" w:cs="Times New Roman"/>
            <w:sz w:val="24"/>
            <w:szCs w:val="24"/>
            <w:lang w:val="en-GB"/>
          </w:rPr>
          <w:t>http://www.biomedical-engineering-online.com/content/13/1/140</w:t>
        </w:r>
      </w:hyperlink>
      <w:r w:rsidRPr="006300AF">
        <w:rPr>
          <w:rFonts w:ascii="Times New Roman" w:hAnsi="Times New Roman" w:cs="Times New Roman"/>
          <w:sz w:val="24"/>
          <w:szCs w:val="24"/>
          <w:lang w:val="en-GB"/>
        </w:rPr>
        <w:t xml:space="preserve">). </w:t>
      </w:r>
      <w:r w:rsidR="00A74DD9" w:rsidRPr="006300AF">
        <w:rPr>
          <w:rFonts w:ascii="Times New Roman" w:hAnsi="Times New Roman" w:cs="Times New Roman"/>
          <w:sz w:val="24"/>
          <w:szCs w:val="24"/>
          <w:lang w:val="en-GB"/>
        </w:rPr>
        <w:t xml:space="preserve">The current software version used in this trial is </w:t>
      </w:r>
      <w:commentRangeStart w:id="9"/>
      <w:r w:rsidR="00A74DD9" w:rsidRPr="001738E4">
        <w:rPr>
          <w:rFonts w:ascii="Times New Roman" w:hAnsi="Times New Roman" w:cs="Times New Roman"/>
          <w:sz w:val="24"/>
          <w:szCs w:val="24"/>
          <w:highlight w:val="yellow"/>
          <w:lang w:val="en-GB"/>
        </w:rPr>
        <w:t>1</w:t>
      </w:r>
      <w:commentRangeEnd w:id="9"/>
      <w:r w:rsidR="001738E4">
        <w:rPr>
          <w:rStyle w:val="CommentReference"/>
          <w:rFonts w:ascii="Book Antiqua" w:eastAsia="Times New Roman" w:hAnsi="Book Antiqua" w:cs="Times New Roman"/>
          <w:lang w:val="x-none" w:eastAsia="en-NZ"/>
        </w:rPr>
        <w:commentReference w:id="9"/>
      </w:r>
      <w:r w:rsidR="00A74DD9" w:rsidRPr="001738E4">
        <w:rPr>
          <w:rFonts w:ascii="Times New Roman" w:hAnsi="Times New Roman" w:cs="Times New Roman"/>
          <w:sz w:val="24"/>
          <w:szCs w:val="24"/>
          <w:highlight w:val="yellow"/>
          <w:lang w:val="en-GB"/>
        </w:rPr>
        <w:t>.0.2</w:t>
      </w:r>
      <w:r w:rsidR="001738E4" w:rsidRPr="001738E4">
        <w:rPr>
          <w:rFonts w:ascii="Times New Roman" w:hAnsi="Times New Roman" w:cs="Times New Roman"/>
          <w:sz w:val="24"/>
          <w:szCs w:val="24"/>
          <w:highlight w:val="yellow"/>
          <w:lang w:val="en-GB"/>
        </w:rPr>
        <w:t>3</w:t>
      </w:r>
      <w:r w:rsidR="00A74DD9" w:rsidRPr="001738E4">
        <w:rPr>
          <w:rFonts w:ascii="Times New Roman" w:hAnsi="Times New Roman" w:cs="Times New Roman"/>
          <w:sz w:val="24"/>
          <w:szCs w:val="24"/>
          <w:highlight w:val="yellow"/>
          <w:lang w:val="en-GB"/>
        </w:rPr>
        <w:t>.</w:t>
      </w:r>
      <w:r w:rsidR="00A74DD9" w:rsidRPr="006300AF">
        <w:rPr>
          <w:rFonts w:ascii="Times New Roman" w:hAnsi="Times New Roman" w:cs="Times New Roman"/>
          <w:sz w:val="24"/>
          <w:szCs w:val="24"/>
          <w:lang w:val="en-GB"/>
        </w:rPr>
        <w:t xml:space="preserve"> </w:t>
      </w:r>
    </w:p>
    <w:p w14:paraId="7F2D0000" w14:textId="77777777" w:rsidR="00FA3614" w:rsidRPr="006300AF" w:rsidRDefault="00FA3614" w:rsidP="004049A3">
      <w:pPr>
        <w:spacing w:after="0" w:line="360" w:lineRule="auto"/>
        <w:jc w:val="both"/>
        <w:rPr>
          <w:rFonts w:ascii="Times New Roman" w:hAnsi="Times New Roman" w:cs="Times New Roman"/>
          <w:sz w:val="24"/>
          <w:szCs w:val="24"/>
          <w:lang w:val="en-GB"/>
        </w:rPr>
      </w:pPr>
    </w:p>
    <w:p w14:paraId="1690108B" w14:textId="77777777" w:rsidR="002F4D1A" w:rsidRPr="006300AF" w:rsidRDefault="00C96EB0"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lastRenderedPageBreak/>
        <w:t>5</w:t>
      </w:r>
      <w:r w:rsidR="00472F97" w:rsidRPr="006300AF">
        <w:rPr>
          <w:rFonts w:ascii="Times New Roman" w:hAnsi="Times New Roman" w:cs="Times New Roman"/>
          <w:b/>
          <w:sz w:val="24"/>
          <w:szCs w:val="24"/>
          <w:lang w:val="en-GB"/>
        </w:rPr>
        <w:t>.3</w:t>
      </w:r>
      <w:r w:rsidR="00472F97" w:rsidRPr="006300AF">
        <w:rPr>
          <w:rFonts w:ascii="Times New Roman" w:hAnsi="Times New Roman" w:cs="Times New Roman"/>
          <w:b/>
          <w:sz w:val="24"/>
          <w:szCs w:val="24"/>
          <w:lang w:val="en-GB"/>
        </w:rPr>
        <w:tab/>
      </w:r>
      <w:proofErr w:type="spellStart"/>
      <w:r w:rsidR="005F403F" w:rsidRPr="006300AF">
        <w:rPr>
          <w:rFonts w:ascii="Times New Roman" w:hAnsi="Times New Roman" w:cs="Times New Roman"/>
          <w:b/>
          <w:sz w:val="24"/>
          <w:szCs w:val="24"/>
          <w:lang w:val="en-GB"/>
        </w:rPr>
        <w:t>BedMaster</w:t>
      </w:r>
      <w:proofErr w:type="spellEnd"/>
      <w:r w:rsidR="00A37FD3" w:rsidRPr="006300AF">
        <w:rPr>
          <w:rFonts w:ascii="Times New Roman" w:hAnsi="Times New Roman" w:cs="Times New Roman"/>
          <w:b/>
          <w:sz w:val="24"/>
          <w:szCs w:val="24"/>
          <w:lang w:val="en-GB"/>
        </w:rPr>
        <w:t xml:space="preserve"> </w:t>
      </w:r>
    </w:p>
    <w:p w14:paraId="2FD77040" w14:textId="53FC5461" w:rsidR="00C22974" w:rsidRPr="006300AF" w:rsidRDefault="005F403F" w:rsidP="004049A3">
      <w:pPr>
        <w:spacing w:after="0" w:line="360" w:lineRule="auto"/>
        <w:jc w:val="both"/>
        <w:rPr>
          <w:rFonts w:ascii="Times New Roman" w:hAnsi="Times New Roman" w:cs="Times New Roman"/>
          <w:sz w:val="24"/>
          <w:szCs w:val="24"/>
          <w:lang w:val="en-GB"/>
        </w:rPr>
      </w:pPr>
      <w:proofErr w:type="spellStart"/>
      <w:r w:rsidRPr="006300AF">
        <w:rPr>
          <w:rFonts w:ascii="Times New Roman" w:hAnsi="Times New Roman" w:cs="Times New Roman"/>
          <w:sz w:val="24"/>
          <w:szCs w:val="24"/>
          <w:lang w:val="en-GB"/>
        </w:rPr>
        <w:t>BedMaster</w:t>
      </w:r>
      <w:proofErr w:type="spellEnd"/>
      <w:r w:rsidR="002F4D1A" w:rsidRPr="006300AF">
        <w:rPr>
          <w:rFonts w:ascii="Times New Roman" w:hAnsi="Times New Roman" w:cs="Times New Roman"/>
          <w:sz w:val="24"/>
          <w:szCs w:val="24"/>
          <w:lang w:val="en-GB"/>
        </w:rPr>
        <w:t xml:space="preserve"> (Excel Medical Electronics, Jupiter FL, USA)</w:t>
      </w:r>
      <w:r w:rsidRPr="006300AF">
        <w:rPr>
          <w:rFonts w:ascii="Times New Roman" w:hAnsi="Times New Roman" w:cs="Times New Roman"/>
          <w:sz w:val="24"/>
          <w:szCs w:val="24"/>
          <w:lang w:val="en-GB"/>
        </w:rPr>
        <w:t xml:space="preserve"> is a 3</w:t>
      </w:r>
      <w:r w:rsidRPr="006300AF">
        <w:rPr>
          <w:rFonts w:ascii="Times New Roman" w:hAnsi="Times New Roman" w:cs="Times New Roman"/>
          <w:sz w:val="24"/>
          <w:szCs w:val="24"/>
          <w:vertAlign w:val="superscript"/>
          <w:lang w:val="en-GB"/>
        </w:rPr>
        <w:t>rd</w:t>
      </w:r>
      <w:r w:rsidRPr="006300AF">
        <w:rPr>
          <w:rFonts w:ascii="Times New Roman" w:hAnsi="Times New Roman" w:cs="Times New Roman"/>
          <w:sz w:val="24"/>
          <w:szCs w:val="24"/>
          <w:lang w:val="en-GB"/>
        </w:rPr>
        <w:t xml:space="preserve"> party software installed </w:t>
      </w:r>
      <w:r w:rsidR="002F4D1A" w:rsidRPr="006300AF">
        <w:rPr>
          <w:rFonts w:ascii="Times New Roman" w:hAnsi="Times New Roman" w:cs="Times New Roman"/>
          <w:sz w:val="24"/>
          <w:szCs w:val="24"/>
          <w:lang w:val="en-GB"/>
        </w:rPr>
        <w:t xml:space="preserve">in the Christchurch Hospital ICU </w:t>
      </w:r>
      <w:r w:rsidR="00A37FD3" w:rsidRPr="006300AF">
        <w:rPr>
          <w:rFonts w:ascii="Times New Roman" w:hAnsi="Times New Roman" w:cs="Times New Roman"/>
          <w:sz w:val="24"/>
          <w:szCs w:val="24"/>
          <w:lang w:val="en-GB"/>
        </w:rPr>
        <w:t xml:space="preserve">to provide electronic data extraction and storage from </w:t>
      </w:r>
      <w:r w:rsidR="002F4D1A" w:rsidRPr="006300AF">
        <w:rPr>
          <w:rFonts w:ascii="Times New Roman" w:hAnsi="Times New Roman" w:cs="Times New Roman"/>
          <w:sz w:val="24"/>
          <w:szCs w:val="24"/>
          <w:lang w:val="en-GB"/>
        </w:rPr>
        <w:t xml:space="preserve">networked </w:t>
      </w:r>
      <w:r w:rsidR="00A37FD3" w:rsidRPr="006300AF">
        <w:rPr>
          <w:rFonts w:ascii="Times New Roman" w:hAnsi="Times New Roman" w:cs="Times New Roman"/>
          <w:sz w:val="24"/>
          <w:szCs w:val="24"/>
          <w:lang w:val="en-GB"/>
        </w:rPr>
        <w:t>General Electric (GE) monitor</w:t>
      </w:r>
      <w:r w:rsidRPr="006300AF">
        <w:rPr>
          <w:rFonts w:ascii="Times New Roman" w:hAnsi="Times New Roman" w:cs="Times New Roman"/>
          <w:sz w:val="24"/>
          <w:szCs w:val="24"/>
          <w:lang w:val="en-GB"/>
        </w:rPr>
        <w:t xml:space="preserve">. </w:t>
      </w:r>
      <w:r w:rsidR="00C22974" w:rsidRPr="006300AF">
        <w:rPr>
          <w:rFonts w:ascii="Times New Roman" w:hAnsi="Times New Roman" w:cs="Times New Roman"/>
          <w:sz w:val="24"/>
          <w:szCs w:val="24"/>
          <w:lang w:val="en-GB"/>
        </w:rPr>
        <w:t xml:space="preserve">The following </w:t>
      </w:r>
      <w:r w:rsidR="006275A3" w:rsidRPr="006300AF">
        <w:rPr>
          <w:rFonts w:ascii="Times New Roman" w:hAnsi="Times New Roman" w:cs="Times New Roman"/>
          <w:sz w:val="24"/>
          <w:szCs w:val="24"/>
          <w:lang w:val="en-GB"/>
        </w:rPr>
        <w:t xml:space="preserve">but not limited to the data listed below </w:t>
      </w:r>
      <w:r w:rsidR="00C22974" w:rsidRPr="006300AF">
        <w:rPr>
          <w:rFonts w:ascii="Times New Roman" w:hAnsi="Times New Roman" w:cs="Times New Roman"/>
          <w:sz w:val="24"/>
          <w:szCs w:val="24"/>
          <w:lang w:val="en-GB"/>
        </w:rPr>
        <w:t>will be recorded from the ‘</w:t>
      </w:r>
      <w:proofErr w:type="spellStart"/>
      <w:r w:rsidR="00C22974" w:rsidRPr="006300AF">
        <w:rPr>
          <w:rFonts w:ascii="Times New Roman" w:hAnsi="Times New Roman" w:cs="Times New Roman"/>
          <w:sz w:val="24"/>
          <w:szCs w:val="24"/>
          <w:lang w:val="en-GB"/>
        </w:rPr>
        <w:t>Bedmaster</w:t>
      </w:r>
      <w:proofErr w:type="spellEnd"/>
      <w:r w:rsidR="00C22974" w:rsidRPr="006300AF">
        <w:rPr>
          <w:rFonts w:ascii="Times New Roman" w:hAnsi="Times New Roman" w:cs="Times New Roman"/>
          <w:sz w:val="24"/>
          <w:szCs w:val="24"/>
          <w:lang w:val="en-GB"/>
        </w:rPr>
        <w:t>’ server for the duration of the trial:</w:t>
      </w:r>
    </w:p>
    <w:p w14:paraId="76FA1339" w14:textId="2E6DE12F" w:rsidR="00C22974" w:rsidRPr="006300AF" w:rsidRDefault="00C22974" w:rsidP="00910B0F">
      <w:pPr>
        <w:pStyle w:val="ListParagraph"/>
        <w:numPr>
          <w:ilvl w:val="0"/>
          <w:numId w:val="23"/>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SpO</w:t>
      </w:r>
      <w:r w:rsidR="00FA3614" w:rsidRPr="006300AF">
        <w:rPr>
          <w:rFonts w:ascii="Times New Roman" w:hAnsi="Times New Roman" w:cs="Times New Roman"/>
          <w:sz w:val="24"/>
          <w:szCs w:val="24"/>
          <w:lang w:val="en-GB"/>
        </w:rPr>
        <w:softHyphen/>
      </w:r>
      <w:r w:rsidR="00FA3614" w:rsidRPr="006300AF">
        <w:rPr>
          <w:rFonts w:ascii="Times New Roman" w:hAnsi="Times New Roman" w:cs="Times New Roman"/>
          <w:sz w:val="24"/>
          <w:szCs w:val="24"/>
          <w:vertAlign w:val="subscript"/>
          <w:lang w:val="en-GB"/>
        </w:rPr>
        <w:t>2</w:t>
      </w:r>
      <w:r w:rsidRPr="006300AF">
        <w:rPr>
          <w:rFonts w:ascii="Times New Roman" w:hAnsi="Times New Roman" w:cs="Times New Roman"/>
          <w:sz w:val="24"/>
          <w:szCs w:val="24"/>
          <w:lang w:val="en-GB"/>
        </w:rPr>
        <w:t xml:space="preserve"> - For recording desaturation events</w:t>
      </w:r>
      <w:r w:rsidR="003C3C16" w:rsidRPr="006300AF">
        <w:rPr>
          <w:rFonts w:ascii="Times New Roman" w:hAnsi="Times New Roman" w:cs="Times New Roman"/>
          <w:sz w:val="24"/>
          <w:szCs w:val="24"/>
          <w:lang w:val="en-GB"/>
        </w:rPr>
        <w:t>.</w:t>
      </w:r>
    </w:p>
    <w:p w14:paraId="72C078F3" w14:textId="06E87000" w:rsidR="00C22974" w:rsidRPr="006300AF" w:rsidRDefault="00C22974" w:rsidP="00910B0F">
      <w:pPr>
        <w:pStyle w:val="ListParagraph"/>
        <w:numPr>
          <w:ilvl w:val="0"/>
          <w:numId w:val="23"/>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Blood </w:t>
      </w:r>
      <w:r w:rsidR="00484FCA">
        <w:rPr>
          <w:rFonts w:ascii="Times New Roman" w:hAnsi="Times New Roman" w:cs="Times New Roman"/>
          <w:sz w:val="24"/>
          <w:szCs w:val="24"/>
          <w:lang w:val="en-GB"/>
        </w:rPr>
        <w:t>p</w:t>
      </w:r>
      <w:r w:rsidRPr="006300AF">
        <w:rPr>
          <w:rFonts w:ascii="Times New Roman" w:hAnsi="Times New Roman" w:cs="Times New Roman"/>
          <w:sz w:val="24"/>
          <w:szCs w:val="24"/>
          <w:lang w:val="en-GB"/>
        </w:rPr>
        <w:t>ressure</w:t>
      </w:r>
      <w:r w:rsidR="003C3C16" w:rsidRPr="006300AF">
        <w:rPr>
          <w:rFonts w:ascii="Times New Roman" w:hAnsi="Times New Roman" w:cs="Times New Roman"/>
          <w:sz w:val="24"/>
          <w:szCs w:val="24"/>
          <w:lang w:val="en-GB"/>
        </w:rPr>
        <w:t>.</w:t>
      </w:r>
    </w:p>
    <w:p w14:paraId="5CECFD3C" w14:textId="69588729" w:rsidR="00C22974" w:rsidRPr="006300AF" w:rsidRDefault="00C22974" w:rsidP="00910B0F">
      <w:pPr>
        <w:pStyle w:val="ListParagraph"/>
        <w:numPr>
          <w:ilvl w:val="0"/>
          <w:numId w:val="23"/>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Heart </w:t>
      </w:r>
      <w:r w:rsidR="00484FCA">
        <w:rPr>
          <w:rFonts w:ascii="Times New Roman" w:hAnsi="Times New Roman" w:cs="Times New Roman"/>
          <w:sz w:val="24"/>
          <w:szCs w:val="24"/>
          <w:lang w:val="en-GB"/>
        </w:rPr>
        <w:t>r</w:t>
      </w:r>
      <w:r w:rsidRPr="006300AF">
        <w:rPr>
          <w:rFonts w:ascii="Times New Roman" w:hAnsi="Times New Roman" w:cs="Times New Roman"/>
          <w:sz w:val="24"/>
          <w:szCs w:val="24"/>
          <w:lang w:val="en-GB"/>
        </w:rPr>
        <w:t>ate</w:t>
      </w:r>
      <w:r w:rsidR="003C3C16" w:rsidRPr="006300AF">
        <w:rPr>
          <w:rFonts w:ascii="Times New Roman" w:hAnsi="Times New Roman" w:cs="Times New Roman"/>
          <w:sz w:val="24"/>
          <w:szCs w:val="24"/>
          <w:lang w:val="en-GB"/>
        </w:rPr>
        <w:t>.</w:t>
      </w:r>
    </w:p>
    <w:p w14:paraId="0ABBC37D" w14:textId="12AD4C65" w:rsidR="002F4D1A" w:rsidRPr="006300AF" w:rsidRDefault="00C22974" w:rsidP="00910B0F">
      <w:pPr>
        <w:pStyle w:val="ListParagraph"/>
        <w:numPr>
          <w:ilvl w:val="0"/>
          <w:numId w:val="23"/>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End </w:t>
      </w:r>
      <w:r w:rsidR="00484FCA">
        <w:rPr>
          <w:rFonts w:ascii="Times New Roman" w:hAnsi="Times New Roman" w:cs="Times New Roman"/>
          <w:sz w:val="24"/>
          <w:szCs w:val="24"/>
          <w:lang w:val="en-GB"/>
        </w:rPr>
        <w:t>t</w:t>
      </w:r>
      <w:r w:rsidRPr="006300AF">
        <w:rPr>
          <w:rFonts w:ascii="Times New Roman" w:hAnsi="Times New Roman" w:cs="Times New Roman"/>
          <w:sz w:val="24"/>
          <w:szCs w:val="24"/>
          <w:lang w:val="en-GB"/>
        </w:rPr>
        <w:t>idal CO</w:t>
      </w:r>
      <w:r w:rsidRPr="006300AF">
        <w:rPr>
          <w:rFonts w:ascii="Times New Roman" w:hAnsi="Times New Roman" w:cs="Times New Roman"/>
          <w:sz w:val="24"/>
          <w:szCs w:val="24"/>
          <w:vertAlign w:val="subscript"/>
          <w:lang w:val="en-GB"/>
        </w:rPr>
        <w:t>2</w:t>
      </w:r>
      <w:r w:rsidRPr="006300AF">
        <w:rPr>
          <w:rFonts w:ascii="Times New Roman" w:hAnsi="Times New Roman" w:cs="Times New Roman"/>
          <w:sz w:val="24"/>
          <w:szCs w:val="24"/>
          <w:lang w:val="en-GB"/>
        </w:rPr>
        <w:t xml:space="preserve"> (CO</w:t>
      </w:r>
      <w:r w:rsidRPr="006300AF">
        <w:rPr>
          <w:rFonts w:ascii="Times New Roman" w:hAnsi="Times New Roman" w:cs="Times New Roman"/>
          <w:sz w:val="24"/>
          <w:szCs w:val="24"/>
          <w:vertAlign w:val="subscript"/>
          <w:lang w:val="en-GB"/>
        </w:rPr>
        <w:t>2</w:t>
      </w:r>
      <w:r w:rsidRPr="006300AF">
        <w:rPr>
          <w:rFonts w:ascii="Times New Roman" w:hAnsi="Times New Roman" w:cs="Times New Roman"/>
          <w:sz w:val="24"/>
          <w:szCs w:val="24"/>
          <w:lang w:val="en-GB"/>
        </w:rPr>
        <w:t xml:space="preserve"> as routinely measured on the patient’s breath at the bedside)</w:t>
      </w:r>
      <w:r w:rsidR="003C3C16" w:rsidRPr="006300AF">
        <w:rPr>
          <w:rFonts w:ascii="Times New Roman" w:hAnsi="Times New Roman" w:cs="Times New Roman"/>
          <w:sz w:val="24"/>
          <w:szCs w:val="24"/>
          <w:lang w:val="en-GB"/>
        </w:rPr>
        <w:t>.</w:t>
      </w:r>
    </w:p>
    <w:p w14:paraId="604739F8" w14:textId="77777777" w:rsidR="00C22974" w:rsidRPr="006300AF" w:rsidRDefault="00C22974" w:rsidP="004049A3">
      <w:pPr>
        <w:spacing w:after="0" w:line="360" w:lineRule="auto"/>
        <w:jc w:val="both"/>
        <w:rPr>
          <w:rFonts w:ascii="Times New Roman" w:hAnsi="Times New Roman" w:cs="Times New Roman"/>
          <w:sz w:val="24"/>
          <w:szCs w:val="24"/>
          <w:lang w:val="en-GB" w:eastAsia="zh-TW"/>
        </w:rPr>
      </w:pPr>
    </w:p>
    <w:p w14:paraId="2787DBB4" w14:textId="123DE458" w:rsidR="002F4D1A" w:rsidRPr="006300AF" w:rsidRDefault="00C96EB0"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5</w:t>
      </w:r>
      <w:r w:rsidR="00472F97" w:rsidRPr="006300AF">
        <w:rPr>
          <w:rFonts w:ascii="Times New Roman" w:hAnsi="Times New Roman" w:cs="Times New Roman"/>
          <w:b/>
          <w:sz w:val="24"/>
          <w:szCs w:val="24"/>
          <w:lang w:val="en-GB"/>
        </w:rPr>
        <w:t>.4</w:t>
      </w:r>
      <w:r w:rsidR="00472F97" w:rsidRPr="006300AF">
        <w:rPr>
          <w:rFonts w:ascii="Times New Roman" w:hAnsi="Times New Roman" w:cs="Times New Roman"/>
          <w:b/>
          <w:sz w:val="24"/>
          <w:szCs w:val="24"/>
          <w:lang w:val="en-GB"/>
        </w:rPr>
        <w:tab/>
      </w:r>
      <w:r w:rsidR="000955BB" w:rsidRPr="006300AF">
        <w:rPr>
          <w:rFonts w:ascii="Times New Roman" w:hAnsi="Times New Roman" w:cs="Times New Roman"/>
          <w:b/>
          <w:sz w:val="24"/>
          <w:szCs w:val="24"/>
          <w:lang w:val="en-GB"/>
        </w:rPr>
        <w:t>Patient Data Sheet</w:t>
      </w:r>
      <w:r w:rsidR="006275A3" w:rsidRPr="006300AF">
        <w:rPr>
          <w:rFonts w:ascii="Times New Roman" w:hAnsi="Times New Roman" w:cs="Times New Roman"/>
          <w:b/>
          <w:sz w:val="24"/>
          <w:szCs w:val="24"/>
          <w:lang w:val="en-GB"/>
        </w:rPr>
        <w:t xml:space="preserve"> and Arterial Blood Gases Information</w:t>
      </w:r>
    </w:p>
    <w:p w14:paraId="22043E7E" w14:textId="078F08DE" w:rsidR="00C22974" w:rsidRPr="006300AF" w:rsidRDefault="004343CF"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Patient data sheet are constantly updated as standard procedure in the ICU. </w:t>
      </w:r>
      <w:r w:rsidR="00C22974" w:rsidRPr="006300AF">
        <w:rPr>
          <w:rFonts w:ascii="Times New Roman" w:hAnsi="Times New Roman" w:cs="Times New Roman"/>
          <w:sz w:val="24"/>
          <w:szCs w:val="24"/>
          <w:lang w:val="en-GB"/>
        </w:rPr>
        <w:t xml:space="preserve">The following </w:t>
      </w:r>
      <w:r w:rsidR="006275A3" w:rsidRPr="006300AF">
        <w:rPr>
          <w:rFonts w:ascii="Times New Roman" w:hAnsi="Times New Roman" w:cs="Times New Roman"/>
          <w:sz w:val="24"/>
          <w:szCs w:val="24"/>
          <w:lang w:val="en-GB"/>
        </w:rPr>
        <w:t xml:space="preserve">but not limited to the data listed below </w:t>
      </w:r>
      <w:r w:rsidR="00C22974" w:rsidRPr="006300AF">
        <w:rPr>
          <w:rFonts w:ascii="Times New Roman" w:hAnsi="Times New Roman" w:cs="Times New Roman"/>
          <w:sz w:val="24"/>
          <w:szCs w:val="24"/>
          <w:lang w:val="en-GB"/>
        </w:rPr>
        <w:t>will be recorded for the duration of the trial:</w:t>
      </w:r>
    </w:p>
    <w:p w14:paraId="17DE20CC" w14:textId="77777777" w:rsidR="00C22974" w:rsidRPr="006300AF" w:rsidRDefault="00C22974" w:rsidP="00910B0F">
      <w:pPr>
        <w:pStyle w:val="ListParagraph"/>
        <w:numPr>
          <w:ilvl w:val="0"/>
          <w:numId w:val="25"/>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PCO</w:t>
      </w:r>
      <w:r w:rsidRPr="006300AF">
        <w:rPr>
          <w:rFonts w:ascii="Times New Roman" w:hAnsi="Times New Roman" w:cs="Times New Roman"/>
          <w:sz w:val="24"/>
          <w:szCs w:val="24"/>
          <w:vertAlign w:val="subscript"/>
          <w:lang w:val="en-GB"/>
        </w:rPr>
        <w:t>2</w:t>
      </w:r>
    </w:p>
    <w:p w14:paraId="3F9CEE5A" w14:textId="77777777" w:rsidR="00C22974" w:rsidRPr="006300AF" w:rsidRDefault="00C22974" w:rsidP="00910B0F">
      <w:pPr>
        <w:pStyle w:val="ListParagraph"/>
        <w:numPr>
          <w:ilvl w:val="0"/>
          <w:numId w:val="25"/>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PaO</w:t>
      </w:r>
      <w:r w:rsidRPr="006300AF">
        <w:rPr>
          <w:rFonts w:ascii="Times New Roman" w:hAnsi="Times New Roman" w:cs="Times New Roman"/>
          <w:sz w:val="24"/>
          <w:szCs w:val="24"/>
          <w:vertAlign w:val="subscript"/>
          <w:lang w:val="en-GB"/>
        </w:rPr>
        <w:t>2</w:t>
      </w:r>
      <w:r w:rsidRPr="006300AF">
        <w:rPr>
          <w:rFonts w:ascii="Times New Roman" w:hAnsi="Times New Roman" w:cs="Times New Roman"/>
          <w:sz w:val="24"/>
          <w:szCs w:val="24"/>
          <w:lang w:val="en-GB"/>
        </w:rPr>
        <w:t xml:space="preserve"> - For determining oxygen dose (or exposure) and calculation of PF ratios (2X daily)</w:t>
      </w:r>
    </w:p>
    <w:p w14:paraId="0270CE09" w14:textId="68E681D6" w:rsidR="00C22974" w:rsidRPr="006300AF" w:rsidRDefault="00C22974" w:rsidP="00910B0F">
      <w:pPr>
        <w:pStyle w:val="ListParagraph"/>
        <w:numPr>
          <w:ilvl w:val="0"/>
          <w:numId w:val="25"/>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Patient position - </w:t>
      </w:r>
      <w:r w:rsidR="00484FCA">
        <w:rPr>
          <w:rFonts w:ascii="Times New Roman" w:hAnsi="Times New Roman" w:cs="Times New Roman"/>
          <w:sz w:val="24"/>
          <w:szCs w:val="24"/>
          <w:lang w:val="en-GB"/>
        </w:rPr>
        <w:t>t</w:t>
      </w:r>
      <w:r w:rsidRPr="006300AF">
        <w:rPr>
          <w:rFonts w:ascii="Times New Roman" w:hAnsi="Times New Roman" w:cs="Times New Roman"/>
          <w:sz w:val="24"/>
          <w:szCs w:val="24"/>
          <w:lang w:val="en-GB"/>
        </w:rPr>
        <w:t>o account for data variation that results from patient position varying</w:t>
      </w:r>
    </w:p>
    <w:p w14:paraId="3C9CF2DB" w14:textId="06870B75" w:rsidR="00C22974" w:rsidRPr="006300AF" w:rsidRDefault="00C22974" w:rsidP="00910B0F">
      <w:pPr>
        <w:pStyle w:val="ListParagraph"/>
        <w:numPr>
          <w:ilvl w:val="0"/>
          <w:numId w:val="25"/>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Length of </w:t>
      </w:r>
      <w:r w:rsidR="00484FCA">
        <w:rPr>
          <w:rFonts w:ascii="Times New Roman" w:hAnsi="Times New Roman" w:cs="Times New Roman"/>
          <w:sz w:val="24"/>
          <w:szCs w:val="24"/>
          <w:lang w:val="en-GB"/>
        </w:rPr>
        <w:t>m</w:t>
      </w:r>
      <w:r w:rsidR="00FA3614" w:rsidRPr="006300AF">
        <w:rPr>
          <w:rFonts w:ascii="Times New Roman" w:hAnsi="Times New Roman" w:cs="Times New Roman"/>
          <w:sz w:val="24"/>
          <w:szCs w:val="24"/>
          <w:lang w:val="en-GB"/>
        </w:rPr>
        <w:t xml:space="preserve">echanical </w:t>
      </w:r>
      <w:r w:rsidR="00484FCA">
        <w:rPr>
          <w:rFonts w:ascii="Times New Roman" w:hAnsi="Times New Roman" w:cs="Times New Roman"/>
          <w:sz w:val="24"/>
          <w:szCs w:val="24"/>
          <w:lang w:val="en-GB"/>
        </w:rPr>
        <w:t>v</w:t>
      </w:r>
      <w:r w:rsidR="00FA3614" w:rsidRPr="006300AF">
        <w:rPr>
          <w:rFonts w:ascii="Times New Roman" w:hAnsi="Times New Roman" w:cs="Times New Roman"/>
          <w:sz w:val="24"/>
          <w:szCs w:val="24"/>
          <w:lang w:val="en-GB"/>
        </w:rPr>
        <w:t>entilation (</w:t>
      </w:r>
      <w:proofErr w:type="spellStart"/>
      <w:r w:rsidR="00FA3614" w:rsidRPr="006300AF">
        <w:rPr>
          <w:rFonts w:ascii="Times New Roman" w:hAnsi="Times New Roman" w:cs="Times New Roman"/>
          <w:sz w:val="24"/>
          <w:szCs w:val="24"/>
          <w:lang w:val="en-GB"/>
        </w:rPr>
        <w:t>LoMV</w:t>
      </w:r>
      <w:proofErr w:type="spellEnd"/>
      <w:r w:rsidR="00FA3614" w:rsidRPr="006300AF">
        <w:rPr>
          <w:rFonts w:ascii="Times New Roman" w:hAnsi="Times New Roman" w:cs="Times New Roman"/>
          <w:sz w:val="24"/>
          <w:szCs w:val="24"/>
          <w:lang w:val="en-GB"/>
        </w:rPr>
        <w:t>)</w:t>
      </w:r>
      <w:r w:rsidRPr="006300AF">
        <w:rPr>
          <w:rFonts w:ascii="Times New Roman" w:hAnsi="Times New Roman" w:cs="Times New Roman"/>
          <w:sz w:val="24"/>
          <w:szCs w:val="24"/>
          <w:lang w:val="en-GB"/>
        </w:rPr>
        <w:t xml:space="preserve"> - As an indicator of long term condition of the patient</w:t>
      </w:r>
    </w:p>
    <w:p w14:paraId="6C1D8F41" w14:textId="78C62FFC" w:rsidR="00C22974" w:rsidRPr="006300AF" w:rsidRDefault="00C22974" w:rsidP="00910B0F">
      <w:pPr>
        <w:pStyle w:val="ListParagraph"/>
        <w:numPr>
          <w:ilvl w:val="0"/>
          <w:numId w:val="25"/>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Amount of sedation - </w:t>
      </w:r>
      <w:r w:rsidR="00484FCA">
        <w:rPr>
          <w:rFonts w:ascii="Times New Roman" w:hAnsi="Times New Roman" w:cs="Times New Roman"/>
          <w:sz w:val="24"/>
          <w:szCs w:val="24"/>
          <w:lang w:val="en-GB"/>
        </w:rPr>
        <w:t>t</w:t>
      </w:r>
      <w:r w:rsidRPr="006300AF">
        <w:rPr>
          <w:rFonts w:ascii="Times New Roman" w:hAnsi="Times New Roman" w:cs="Times New Roman"/>
          <w:sz w:val="24"/>
          <w:szCs w:val="24"/>
          <w:lang w:val="en-GB"/>
        </w:rPr>
        <w:t>o account for possible data variation resulting from different sedatives</w:t>
      </w:r>
    </w:p>
    <w:p w14:paraId="450D9D56" w14:textId="6EEC1680" w:rsidR="00C22974" w:rsidRPr="006300AF" w:rsidRDefault="00C22974" w:rsidP="00910B0F">
      <w:pPr>
        <w:pStyle w:val="ListParagraph"/>
        <w:numPr>
          <w:ilvl w:val="0"/>
          <w:numId w:val="25"/>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Length of ICU stay</w:t>
      </w:r>
    </w:p>
    <w:p w14:paraId="3659B54C" w14:textId="43586612" w:rsidR="00C22974" w:rsidRPr="006300AF" w:rsidRDefault="00C22974" w:rsidP="00910B0F">
      <w:pPr>
        <w:pStyle w:val="ListParagraph"/>
        <w:numPr>
          <w:ilvl w:val="0"/>
          <w:numId w:val="25"/>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All causes of ICU mortality (days till death up to 90 days)</w:t>
      </w:r>
    </w:p>
    <w:p w14:paraId="2A8D0245" w14:textId="77777777" w:rsidR="00C22974" w:rsidRPr="006300AF" w:rsidRDefault="00C22974" w:rsidP="004049A3">
      <w:pPr>
        <w:pStyle w:val="ListParagraph"/>
        <w:spacing w:after="0" w:line="360" w:lineRule="auto"/>
        <w:ind w:left="1080"/>
        <w:jc w:val="both"/>
        <w:rPr>
          <w:rFonts w:ascii="Times New Roman" w:hAnsi="Times New Roman" w:cs="Times New Roman"/>
          <w:sz w:val="24"/>
          <w:szCs w:val="24"/>
          <w:lang w:val="en-GB"/>
        </w:rPr>
      </w:pPr>
    </w:p>
    <w:p w14:paraId="7E9CECDA" w14:textId="77777777" w:rsidR="007E0ADD" w:rsidRPr="006300AF" w:rsidRDefault="007E0ADD" w:rsidP="004049A3">
      <w:pPr>
        <w:pStyle w:val="ListParagraph"/>
        <w:spacing w:after="0" w:line="360" w:lineRule="auto"/>
        <w:ind w:left="1080"/>
        <w:jc w:val="both"/>
        <w:rPr>
          <w:rFonts w:ascii="Times New Roman" w:hAnsi="Times New Roman" w:cs="Times New Roman"/>
          <w:sz w:val="24"/>
          <w:szCs w:val="24"/>
          <w:lang w:val="en-GB"/>
        </w:rPr>
      </w:pPr>
    </w:p>
    <w:p w14:paraId="65375497" w14:textId="77777777" w:rsidR="007E0ADD" w:rsidRPr="006300AF" w:rsidRDefault="007E0ADD" w:rsidP="004049A3">
      <w:pPr>
        <w:pStyle w:val="ListParagraph"/>
        <w:spacing w:after="0" w:line="360" w:lineRule="auto"/>
        <w:ind w:left="1080"/>
        <w:jc w:val="both"/>
        <w:rPr>
          <w:rFonts w:ascii="Times New Roman" w:hAnsi="Times New Roman" w:cs="Times New Roman"/>
          <w:sz w:val="24"/>
          <w:szCs w:val="24"/>
          <w:lang w:val="en-GB"/>
        </w:rPr>
      </w:pPr>
    </w:p>
    <w:p w14:paraId="16B50631" w14:textId="77777777" w:rsidR="007E0ADD" w:rsidRPr="006300AF" w:rsidRDefault="007E0ADD" w:rsidP="004049A3">
      <w:pPr>
        <w:pStyle w:val="ListParagraph"/>
        <w:spacing w:after="0" w:line="360" w:lineRule="auto"/>
        <w:ind w:left="1080"/>
        <w:jc w:val="both"/>
        <w:rPr>
          <w:rFonts w:ascii="Times New Roman" w:hAnsi="Times New Roman" w:cs="Times New Roman"/>
          <w:sz w:val="24"/>
          <w:szCs w:val="24"/>
          <w:lang w:val="en-GB"/>
        </w:rPr>
      </w:pPr>
    </w:p>
    <w:p w14:paraId="39BB3767" w14:textId="77777777" w:rsidR="007E0ADD" w:rsidRPr="006300AF" w:rsidRDefault="007E0ADD" w:rsidP="004049A3">
      <w:pPr>
        <w:pStyle w:val="ListParagraph"/>
        <w:spacing w:after="0" w:line="360" w:lineRule="auto"/>
        <w:ind w:left="1080"/>
        <w:jc w:val="both"/>
        <w:rPr>
          <w:rFonts w:ascii="Times New Roman" w:hAnsi="Times New Roman" w:cs="Times New Roman"/>
          <w:sz w:val="24"/>
          <w:szCs w:val="24"/>
          <w:lang w:val="en-GB"/>
        </w:rPr>
      </w:pPr>
    </w:p>
    <w:p w14:paraId="5E494DB2" w14:textId="77777777" w:rsidR="007E0ADD" w:rsidRPr="006300AF" w:rsidRDefault="007E0ADD" w:rsidP="004049A3">
      <w:pPr>
        <w:pStyle w:val="ListParagraph"/>
        <w:spacing w:after="0" w:line="360" w:lineRule="auto"/>
        <w:ind w:left="1080"/>
        <w:jc w:val="both"/>
        <w:rPr>
          <w:rFonts w:ascii="Times New Roman" w:hAnsi="Times New Roman" w:cs="Times New Roman"/>
          <w:sz w:val="24"/>
          <w:szCs w:val="24"/>
          <w:lang w:val="en-GB"/>
        </w:rPr>
      </w:pPr>
    </w:p>
    <w:p w14:paraId="3D36995B" w14:textId="77777777" w:rsidR="007E0ADD" w:rsidRPr="006300AF" w:rsidRDefault="007E0ADD" w:rsidP="004049A3">
      <w:pPr>
        <w:pStyle w:val="ListParagraph"/>
        <w:spacing w:after="0" w:line="360" w:lineRule="auto"/>
        <w:ind w:left="1080"/>
        <w:jc w:val="both"/>
        <w:rPr>
          <w:rFonts w:ascii="Times New Roman" w:hAnsi="Times New Roman" w:cs="Times New Roman"/>
          <w:sz w:val="24"/>
          <w:szCs w:val="24"/>
          <w:lang w:val="en-GB"/>
        </w:rPr>
      </w:pPr>
    </w:p>
    <w:p w14:paraId="1DB5A8CB" w14:textId="77777777" w:rsidR="00A74DD9" w:rsidRPr="006300AF" w:rsidRDefault="00A74DD9" w:rsidP="004049A3">
      <w:pPr>
        <w:spacing w:after="0" w:line="360" w:lineRule="auto"/>
        <w:jc w:val="both"/>
        <w:rPr>
          <w:rFonts w:ascii="Times New Roman" w:hAnsi="Times New Roman" w:cs="Times New Roman"/>
          <w:b/>
          <w:sz w:val="24"/>
          <w:szCs w:val="24"/>
          <w:lang w:val="en-GB"/>
        </w:rPr>
      </w:pPr>
    </w:p>
    <w:p w14:paraId="5D193EE6" w14:textId="77777777" w:rsidR="00A74DD9" w:rsidRPr="006300AF" w:rsidRDefault="00A74DD9" w:rsidP="004049A3">
      <w:pPr>
        <w:spacing w:after="0" w:line="360" w:lineRule="auto"/>
        <w:jc w:val="both"/>
        <w:rPr>
          <w:rFonts w:ascii="Times New Roman" w:hAnsi="Times New Roman" w:cs="Times New Roman"/>
          <w:b/>
          <w:sz w:val="24"/>
          <w:szCs w:val="24"/>
          <w:lang w:val="en-GB"/>
        </w:rPr>
      </w:pPr>
    </w:p>
    <w:p w14:paraId="72A5FCEA" w14:textId="77777777" w:rsidR="00220050" w:rsidRPr="006300AF" w:rsidRDefault="00C96EB0"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lastRenderedPageBreak/>
        <w:t>5</w:t>
      </w:r>
      <w:r w:rsidR="00472F97" w:rsidRPr="006300AF">
        <w:rPr>
          <w:rFonts w:ascii="Times New Roman" w:hAnsi="Times New Roman" w:cs="Times New Roman"/>
          <w:b/>
          <w:sz w:val="24"/>
          <w:szCs w:val="24"/>
          <w:lang w:val="en-GB"/>
        </w:rPr>
        <w:t>.5</w:t>
      </w:r>
      <w:r w:rsidR="00472F97" w:rsidRPr="006300AF">
        <w:rPr>
          <w:rFonts w:ascii="Times New Roman" w:hAnsi="Times New Roman" w:cs="Times New Roman"/>
          <w:b/>
          <w:sz w:val="24"/>
          <w:szCs w:val="24"/>
          <w:lang w:val="en-GB"/>
        </w:rPr>
        <w:tab/>
      </w:r>
      <w:r w:rsidR="00220050" w:rsidRPr="006300AF">
        <w:rPr>
          <w:rFonts w:ascii="Times New Roman" w:hAnsi="Times New Roman" w:cs="Times New Roman"/>
          <w:b/>
          <w:sz w:val="24"/>
          <w:szCs w:val="24"/>
          <w:lang w:val="en-GB"/>
        </w:rPr>
        <w:t>Confidentiality</w:t>
      </w:r>
    </w:p>
    <w:p w14:paraId="64E49A70" w14:textId="77777777" w:rsidR="006944B5" w:rsidRPr="006300AF" w:rsidRDefault="00220050"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All patient data collected is de-identified using a patient numbering system. This system will b</w:t>
      </w:r>
      <w:r w:rsidR="009B73C6" w:rsidRPr="006300AF">
        <w:rPr>
          <w:rFonts w:ascii="Times New Roman" w:hAnsi="Times New Roman" w:cs="Times New Roman"/>
          <w:sz w:val="24"/>
          <w:szCs w:val="24"/>
          <w:lang w:val="en-GB"/>
        </w:rPr>
        <w:t>e a simple incrementing scheme:</w:t>
      </w:r>
    </w:p>
    <w:p w14:paraId="3105973A" w14:textId="77777777" w:rsidR="00220050" w:rsidRPr="006300AF" w:rsidRDefault="00220050" w:rsidP="004049A3">
      <w:pPr>
        <w:spacing w:after="0"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Patient randomised into intervention arm as:</w:t>
      </w:r>
      <w:r w:rsidRPr="006300AF">
        <w:rPr>
          <w:rFonts w:ascii="Times New Roman" w:hAnsi="Times New Roman" w:cs="Times New Roman"/>
          <w:sz w:val="24"/>
          <w:szCs w:val="24"/>
          <w:lang w:val="en-GB"/>
        </w:rPr>
        <w:tab/>
        <w:t xml:space="preserve"> MBV-001, </w:t>
      </w:r>
      <w:r w:rsidR="006944B5" w:rsidRPr="006300AF">
        <w:rPr>
          <w:rFonts w:ascii="Times New Roman" w:hAnsi="Times New Roman" w:cs="Times New Roman"/>
          <w:sz w:val="24"/>
          <w:szCs w:val="24"/>
          <w:lang w:val="en-GB"/>
        </w:rPr>
        <w:t>MBV-002, etc…</w:t>
      </w:r>
    </w:p>
    <w:p w14:paraId="3E874C0F" w14:textId="77777777" w:rsidR="00220050" w:rsidRPr="006300AF" w:rsidRDefault="00220050" w:rsidP="004049A3">
      <w:pPr>
        <w:spacing w:after="0"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Patient randomised into control arm as:</w:t>
      </w:r>
      <w:r w:rsidRPr="006300AF">
        <w:rPr>
          <w:rFonts w:ascii="Times New Roman" w:hAnsi="Times New Roman" w:cs="Times New Roman"/>
          <w:sz w:val="24"/>
          <w:szCs w:val="24"/>
          <w:lang w:val="en-GB"/>
        </w:rPr>
        <w:tab/>
        <w:t xml:space="preserve"> SPV-001</w:t>
      </w:r>
      <w:r w:rsidR="006944B5" w:rsidRPr="006300AF">
        <w:rPr>
          <w:rFonts w:ascii="Times New Roman" w:hAnsi="Times New Roman" w:cs="Times New Roman"/>
          <w:sz w:val="24"/>
          <w:szCs w:val="24"/>
          <w:lang w:val="en-GB"/>
        </w:rPr>
        <w:t>, SPV-002, etc…</w:t>
      </w:r>
    </w:p>
    <w:p w14:paraId="677DB9EF" w14:textId="77777777" w:rsidR="004343CF" w:rsidRPr="006300AF" w:rsidRDefault="004343CF" w:rsidP="004049A3">
      <w:pPr>
        <w:spacing w:after="0" w:line="360" w:lineRule="auto"/>
        <w:jc w:val="both"/>
        <w:rPr>
          <w:rFonts w:ascii="Times New Roman" w:hAnsi="Times New Roman" w:cs="Times New Roman"/>
          <w:sz w:val="24"/>
          <w:szCs w:val="24"/>
          <w:lang w:val="en-GB"/>
        </w:rPr>
      </w:pPr>
    </w:p>
    <w:p w14:paraId="5D52E189" w14:textId="61DD62F9" w:rsidR="00924398" w:rsidRPr="006300AF" w:rsidRDefault="009B73C6"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All data will be </w:t>
      </w:r>
      <w:r w:rsidR="0015518C" w:rsidRPr="006300AF">
        <w:rPr>
          <w:rFonts w:ascii="Times New Roman" w:hAnsi="Times New Roman" w:cs="Times New Roman"/>
          <w:sz w:val="24"/>
          <w:szCs w:val="24"/>
          <w:lang w:val="en-GB"/>
        </w:rPr>
        <w:t xml:space="preserve">encrypted with </w:t>
      </w:r>
      <w:proofErr w:type="spellStart"/>
      <w:r w:rsidR="0021023D" w:rsidRPr="006300AF">
        <w:rPr>
          <w:rFonts w:ascii="Times New Roman" w:hAnsi="Times New Roman" w:cs="Times New Roman"/>
          <w:sz w:val="24"/>
          <w:szCs w:val="24"/>
          <w:lang w:val="en-GB"/>
        </w:rPr>
        <w:t>VeraCript</w:t>
      </w:r>
      <w:proofErr w:type="spellEnd"/>
      <w:r w:rsidR="0015518C" w:rsidRPr="006300AF">
        <w:rPr>
          <w:rFonts w:ascii="Times New Roman" w:hAnsi="Times New Roman" w:cs="Times New Roman"/>
          <w:sz w:val="24"/>
          <w:szCs w:val="24"/>
          <w:lang w:val="en-GB"/>
        </w:rPr>
        <w:t xml:space="preserve"> and</w:t>
      </w:r>
      <w:r w:rsidR="00924398" w:rsidRPr="006300AF">
        <w:rPr>
          <w:rFonts w:ascii="Times New Roman" w:hAnsi="Times New Roman" w:cs="Times New Roman"/>
          <w:sz w:val="24"/>
          <w:szCs w:val="24"/>
          <w:lang w:val="en-GB"/>
        </w:rPr>
        <w:t xml:space="preserve"> </w:t>
      </w:r>
      <w:r w:rsidR="0015518C" w:rsidRPr="006300AF">
        <w:rPr>
          <w:rFonts w:ascii="Times New Roman" w:hAnsi="Times New Roman" w:cs="Times New Roman"/>
          <w:sz w:val="24"/>
          <w:szCs w:val="24"/>
          <w:lang w:val="en-GB"/>
        </w:rPr>
        <w:t>stored in hard drive and back</w:t>
      </w:r>
      <w:r w:rsidR="00442FC4" w:rsidRPr="006300AF">
        <w:rPr>
          <w:rFonts w:ascii="Times New Roman" w:hAnsi="Times New Roman" w:cs="Times New Roman"/>
          <w:sz w:val="24"/>
          <w:szCs w:val="24"/>
          <w:lang w:val="en-GB"/>
        </w:rPr>
        <w:t xml:space="preserve">up in the cloud network service, </w:t>
      </w:r>
      <w:proofErr w:type="spellStart"/>
      <w:r w:rsidR="00442FC4" w:rsidRPr="006300AF">
        <w:rPr>
          <w:rFonts w:ascii="Times New Roman" w:hAnsi="Times New Roman" w:cs="Times New Roman"/>
          <w:sz w:val="24"/>
          <w:szCs w:val="24"/>
          <w:lang w:val="en-GB"/>
        </w:rPr>
        <w:t>DropBox</w:t>
      </w:r>
      <w:proofErr w:type="spellEnd"/>
      <w:r w:rsidR="003F4E9F" w:rsidRPr="006300AF">
        <w:rPr>
          <w:rFonts w:ascii="Times New Roman" w:hAnsi="Times New Roman" w:cs="Times New Roman"/>
          <w:sz w:val="24"/>
          <w:szCs w:val="24"/>
          <w:lang w:val="en-GB"/>
        </w:rPr>
        <w:t>, CURE RCT</w:t>
      </w:r>
      <w:r w:rsidR="00442FC4" w:rsidRPr="006300AF">
        <w:rPr>
          <w:rFonts w:ascii="Times New Roman" w:hAnsi="Times New Roman" w:cs="Times New Roman"/>
          <w:sz w:val="24"/>
          <w:szCs w:val="24"/>
          <w:lang w:val="en-GB"/>
        </w:rPr>
        <w:t xml:space="preserve">. </w:t>
      </w:r>
    </w:p>
    <w:p w14:paraId="4FA32B32" w14:textId="77777777" w:rsidR="007E0ADD" w:rsidRPr="006300AF" w:rsidRDefault="007E0ADD" w:rsidP="004049A3">
      <w:pPr>
        <w:spacing w:after="0" w:line="360" w:lineRule="auto"/>
        <w:jc w:val="both"/>
        <w:rPr>
          <w:rFonts w:ascii="Times New Roman" w:hAnsi="Times New Roman" w:cs="Times New Roman"/>
          <w:sz w:val="24"/>
          <w:szCs w:val="24"/>
          <w:lang w:val="en-GB"/>
        </w:rPr>
      </w:pPr>
    </w:p>
    <w:p w14:paraId="41BD029E" w14:textId="677D5AE8" w:rsidR="00472F97" w:rsidRPr="006300AF" w:rsidRDefault="00924398" w:rsidP="004049A3">
      <w:pPr>
        <w:spacing w:after="0" w:line="360" w:lineRule="auto"/>
        <w:jc w:val="both"/>
        <w:rPr>
          <w:rFonts w:ascii="Times New Roman" w:hAnsi="Times New Roman" w:cs="Times New Roman"/>
          <w:color w:val="FFFFFF" w:themeColor="background1"/>
          <w:sz w:val="2"/>
          <w:szCs w:val="24"/>
          <w:lang w:val="en-GB"/>
        </w:rPr>
      </w:pPr>
      <w:r w:rsidRPr="006300AF">
        <w:rPr>
          <w:rFonts w:ascii="Times New Roman" w:hAnsi="Times New Roman" w:cs="Times New Roman"/>
          <w:sz w:val="24"/>
          <w:szCs w:val="24"/>
          <w:lang w:val="en-GB"/>
        </w:rPr>
        <w:t xml:space="preserve">All </w:t>
      </w:r>
      <w:r w:rsidR="0015518C" w:rsidRPr="006300AF">
        <w:rPr>
          <w:rFonts w:ascii="Times New Roman" w:hAnsi="Times New Roman" w:cs="Times New Roman"/>
          <w:sz w:val="24"/>
          <w:szCs w:val="24"/>
          <w:lang w:val="en-GB"/>
        </w:rPr>
        <w:t>s</w:t>
      </w:r>
      <w:r w:rsidRPr="006300AF">
        <w:rPr>
          <w:rFonts w:ascii="Times New Roman" w:hAnsi="Times New Roman" w:cs="Times New Roman"/>
          <w:sz w:val="24"/>
          <w:szCs w:val="24"/>
          <w:lang w:val="en-GB"/>
        </w:rPr>
        <w:t xml:space="preserve">teering </w:t>
      </w:r>
      <w:r w:rsidR="0015518C" w:rsidRPr="006300AF">
        <w:rPr>
          <w:rFonts w:ascii="Times New Roman" w:hAnsi="Times New Roman" w:cs="Times New Roman"/>
          <w:sz w:val="24"/>
          <w:szCs w:val="24"/>
          <w:lang w:val="en-GB"/>
        </w:rPr>
        <w:t>c</w:t>
      </w:r>
      <w:r w:rsidRPr="006300AF">
        <w:rPr>
          <w:rFonts w:ascii="Times New Roman" w:hAnsi="Times New Roman" w:cs="Times New Roman"/>
          <w:sz w:val="24"/>
          <w:szCs w:val="24"/>
          <w:lang w:val="en-GB"/>
        </w:rPr>
        <w:t xml:space="preserve">ommittee </w:t>
      </w:r>
      <w:r w:rsidR="0015518C" w:rsidRPr="006300AF">
        <w:rPr>
          <w:rFonts w:ascii="Times New Roman" w:hAnsi="Times New Roman" w:cs="Times New Roman"/>
          <w:sz w:val="24"/>
          <w:szCs w:val="24"/>
          <w:lang w:val="en-GB"/>
        </w:rPr>
        <w:t xml:space="preserve">members </w:t>
      </w:r>
      <w:r w:rsidR="002C7981" w:rsidRPr="006300AF">
        <w:rPr>
          <w:rFonts w:ascii="Times New Roman" w:hAnsi="Times New Roman" w:cs="Times New Roman"/>
          <w:sz w:val="24"/>
          <w:szCs w:val="24"/>
          <w:lang w:val="en-GB"/>
        </w:rPr>
        <w:t xml:space="preserve">and designated researcher </w:t>
      </w:r>
      <w:r w:rsidRPr="006300AF">
        <w:rPr>
          <w:rFonts w:ascii="Times New Roman" w:hAnsi="Times New Roman" w:cs="Times New Roman"/>
          <w:sz w:val="24"/>
          <w:szCs w:val="24"/>
          <w:lang w:val="en-GB"/>
        </w:rPr>
        <w:t>will have access and password to the encrypted data.</w:t>
      </w:r>
      <w:r w:rsidR="006B2236" w:rsidRPr="006300AF">
        <w:rPr>
          <w:rFonts w:ascii="Times New Roman" w:hAnsi="Times New Roman" w:cs="Times New Roman"/>
          <w:sz w:val="24"/>
          <w:szCs w:val="24"/>
          <w:lang w:val="en-GB"/>
        </w:rPr>
        <w:t xml:space="preserve"> </w:t>
      </w:r>
      <w:r w:rsidR="00477476" w:rsidRPr="006300AF">
        <w:rPr>
          <w:rFonts w:ascii="Times New Roman" w:hAnsi="Times New Roman" w:cs="Times New Roman"/>
          <w:color w:val="FFFFFF" w:themeColor="background1"/>
          <w:sz w:val="24"/>
          <w:szCs w:val="24"/>
          <w:shd w:val="clear" w:color="auto" w:fill="FFFFFF" w:themeFill="background1"/>
          <w:lang w:val="en-GB"/>
        </w:rPr>
        <w:t>____ Dropbox ahchiew@hotmail.com this is cure trial ____</w:t>
      </w:r>
    </w:p>
    <w:p w14:paraId="553E5C5A" w14:textId="77777777" w:rsidR="001B0165" w:rsidRPr="006300AF" w:rsidRDefault="001B0165" w:rsidP="004049A3">
      <w:pPr>
        <w:spacing w:after="0" w:line="360" w:lineRule="auto"/>
        <w:jc w:val="both"/>
        <w:rPr>
          <w:rFonts w:ascii="Times New Roman" w:hAnsi="Times New Roman" w:cs="Times New Roman"/>
          <w:sz w:val="24"/>
          <w:szCs w:val="24"/>
          <w:lang w:val="en-GB"/>
        </w:rPr>
      </w:pPr>
    </w:p>
    <w:p w14:paraId="2E18D9CD" w14:textId="1326C419" w:rsidR="001B0165" w:rsidRPr="006300AF" w:rsidRDefault="001B0165" w:rsidP="00E7577F">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5.6</w:t>
      </w:r>
      <w:r w:rsidRPr="006300AF">
        <w:rPr>
          <w:rFonts w:ascii="Times New Roman" w:hAnsi="Times New Roman" w:cs="Times New Roman"/>
          <w:b/>
          <w:sz w:val="24"/>
          <w:szCs w:val="24"/>
          <w:lang w:val="en-GB"/>
        </w:rPr>
        <w:tab/>
        <w:t>Data Analysis</w:t>
      </w:r>
    </w:p>
    <w:p w14:paraId="4E111991" w14:textId="7698C1DE" w:rsidR="0083702D" w:rsidRPr="006300AF" w:rsidRDefault="0083702D" w:rsidP="00E7577F">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5.6.1</w:t>
      </w:r>
      <w:r w:rsidRPr="006300AF">
        <w:rPr>
          <w:rFonts w:ascii="Times New Roman" w:hAnsi="Times New Roman" w:cs="Times New Roman"/>
          <w:b/>
          <w:sz w:val="24"/>
          <w:szCs w:val="24"/>
          <w:lang w:val="en-GB"/>
        </w:rPr>
        <w:tab/>
        <w:t xml:space="preserve">Primary and Secondary </w:t>
      </w:r>
      <w:r w:rsidR="007C4C22" w:rsidRPr="006300AF">
        <w:rPr>
          <w:rFonts w:ascii="Times New Roman" w:hAnsi="Times New Roman" w:cs="Times New Roman"/>
          <w:b/>
          <w:sz w:val="24"/>
          <w:szCs w:val="24"/>
          <w:lang w:val="en-GB"/>
        </w:rPr>
        <w:t xml:space="preserve">Outcome </w:t>
      </w:r>
      <w:r w:rsidRPr="006300AF">
        <w:rPr>
          <w:rFonts w:ascii="Times New Roman" w:hAnsi="Times New Roman" w:cs="Times New Roman"/>
          <w:b/>
          <w:sz w:val="24"/>
          <w:szCs w:val="24"/>
          <w:lang w:val="en-GB"/>
        </w:rPr>
        <w:t>Data Analysis</w:t>
      </w:r>
    </w:p>
    <w:p w14:paraId="6A7880E6" w14:textId="6F3BC158" w:rsidR="00E7577F" w:rsidRPr="006300AF" w:rsidRDefault="00E7577F" w:rsidP="00E7577F">
      <w:pPr>
        <w:spacing w:after="0" w:line="360" w:lineRule="auto"/>
        <w:jc w:val="both"/>
        <w:rPr>
          <w:rFonts w:ascii="Times New Roman" w:hAnsi="Times New Roman"/>
          <w:sz w:val="24"/>
          <w:szCs w:val="24"/>
          <w:lang w:val="en-GB"/>
        </w:rPr>
      </w:pPr>
      <w:r w:rsidRPr="006300AF">
        <w:rPr>
          <w:rFonts w:ascii="Times New Roman" w:hAnsi="Times New Roman"/>
          <w:sz w:val="24"/>
          <w:szCs w:val="24"/>
          <w:lang w:val="en-GB"/>
        </w:rPr>
        <w:t xml:space="preserve">The primary outcome of the research is to assess the impact of Model-based ventilation (MBV) vs Standard Practice Ventilation (SPV). To do this we measure: </w:t>
      </w:r>
    </w:p>
    <w:p w14:paraId="14DB6E69" w14:textId="3FFA338C" w:rsidR="00E7577F" w:rsidRPr="006300AF" w:rsidRDefault="00E7577F" w:rsidP="00630E93">
      <w:pPr>
        <w:pStyle w:val="ListParagraph"/>
        <w:numPr>
          <w:ilvl w:val="0"/>
          <w:numId w:val="37"/>
        </w:numPr>
        <w:spacing w:after="0" w:line="360" w:lineRule="auto"/>
        <w:jc w:val="both"/>
        <w:rPr>
          <w:rFonts w:ascii="Times New Roman" w:hAnsi="Times New Roman"/>
          <w:sz w:val="24"/>
          <w:szCs w:val="24"/>
          <w:lang w:val="en-GB"/>
        </w:rPr>
      </w:pPr>
      <w:r w:rsidRPr="006300AF">
        <w:rPr>
          <w:rFonts w:ascii="Times New Roman" w:hAnsi="Times New Roman"/>
          <w:b/>
          <w:sz w:val="24"/>
          <w:szCs w:val="24"/>
          <w:lang w:val="en-GB"/>
        </w:rPr>
        <w:t>Clinical Outcomes</w:t>
      </w:r>
      <w:r w:rsidRPr="006300AF">
        <w:rPr>
          <w:rFonts w:ascii="Times New Roman" w:hAnsi="Times New Roman"/>
          <w:sz w:val="24"/>
          <w:szCs w:val="24"/>
          <w:lang w:val="en-GB"/>
        </w:rPr>
        <w:t xml:space="preserve"> - measured by Length of MV (</w:t>
      </w:r>
      <w:proofErr w:type="spellStart"/>
      <w:r w:rsidRPr="006300AF">
        <w:rPr>
          <w:rFonts w:ascii="Times New Roman" w:hAnsi="Times New Roman"/>
          <w:sz w:val="24"/>
          <w:szCs w:val="24"/>
          <w:lang w:val="en-GB"/>
        </w:rPr>
        <w:t>LoMV</w:t>
      </w:r>
      <w:proofErr w:type="spellEnd"/>
      <w:r w:rsidRPr="006300AF">
        <w:rPr>
          <w:rFonts w:ascii="Times New Roman" w:hAnsi="Times New Roman"/>
          <w:sz w:val="24"/>
          <w:szCs w:val="24"/>
          <w:lang w:val="en-GB"/>
        </w:rPr>
        <w:t xml:space="preserve">). </w:t>
      </w:r>
      <w:proofErr w:type="spellStart"/>
      <w:r w:rsidRPr="006300AF">
        <w:rPr>
          <w:rFonts w:ascii="Times New Roman" w:hAnsi="Times New Roman"/>
          <w:sz w:val="24"/>
          <w:szCs w:val="24"/>
          <w:lang w:val="en-GB"/>
        </w:rPr>
        <w:t>LoMV</w:t>
      </w:r>
      <w:proofErr w:type="spellEnd"/>
      <w:r w:rsidRPr="006300AF">
        <w:rPr>
          <w:rFonts w:ascii="Times New Roman" w:hAnsi="Times New Roman"/>
          <w:sz w:val="24"/>
          <w:szCs w:val="24"/>
          <w:lang w:val="en-GB"/>
        </w:rPr>
        <w:t xml:space="preserve"> is defined as the duration (in number of days) from the day when the patient is first included for the trial (MBV or SPV) to the day when the patient is discontinued from mechanical ventilation.</w:t>
      </w:r>
    </w:p>
    <w:p w14:paraId="36760FC9" w14:textId="12408A17" w:rsidR="00E7577F" w:rsidRPr="006300AF" w:rsidRDefault="00E7577F" w:rsidP="00630E93">
      <w:pPr>
        <w:pStyle w:val="ListParagraph"/>
        <w:numPr>
          <w:ilvl w:val="0"/>
          <w:numId w:val="37"/>
        </w:numPr>
        <w:spacing w:after="0" w:line="360" w:lineRule="auto"/>
        <w:jc w:val="both"/>
        <w:rPr>
          <w:rFonts w:ascii="Times New Roman" w:hAnsi="Times New Roman"/>
          <w:sz w:val="24"/>
          <w:szCs w:val="24"/>
          <w:lang w:val="en-GB"/>
        </w:rPr>
      </w:pPr>
      <w:r w:rsidRPr="006300AF">
        <w:rPr>
          <w:rFonts w:ascii="Times New Roman" w:hAnsi="Times New Roman"/>
          <w:b/>
          <w:sz w:val="24"/>
          <w:szCs w:val="24"/>
          <w:lang w:val="en-GB"/>
        </w:rPr>
        <w:t>Patient-</w:t>
      </w:r>
      <w:proofErr w:type="spellStart"/>
      <w:r w:rsidRPr="006300AF">
        <w:rPr>
          <w:rFonts w:ascii="Times New Roman" w:hAnsi="Times New Roman"/>
          <w:b/>
          <w:sz w:val="24"/>
          <w:szCs w:val="24"/>
          <w:lang w:val="en-GB"/>
        </w:rPr>
        <w:t>Centered</w:t>
      </w:r>
      <w:proofErr w:type="spellEnd"/>
      <w:r w:rsidRPr="006300AF">
        <w:rPr>
          <w:rFonts w:ascii="Times New Roman" w:hAnsi="Times New Roman"/>
          <w:b/>
          <w:sz w:val="24"/>
          <w:szCs w:val="24"/>
          <w:lang w:val="en-GB"/>
        </w:rPr>
        <w:t xml:space="preserve"> Quality of Care</w:t>
      </w:r>
      <w:r w:rsidRPr="006300AF">
        <w:rPr>
          <w:rFonts w:ascii="Times New Roman" w:hAnsi="Times New Roman"/>
          <w:sz w:val="24"/>
          <w:szCs w:val="24"/>
          <w:lang w:val="en-GB"/>
        </w:rPr>
        <w:t xml:space="preserve"> - measured by number of de-saturation events (</w:t>
      </w:r>
      <w:proofErr w:type="spellStart"/>
      <w:r w:rsidRPr="006300AF">
        <w:rPr>
          <w:rFonts w:ascii="Times New Roman" w:hAnsi="Times New Roman"/>
          <w:sz w:val="24"/>
          <w:szCs w:val="24"/>
          <w:lang w:val="en-GB"/>
        </w:rPr>
        <w:t>NoD</w:t>
      </w:r>
      <w:proofErr w:type="spellEnd"/>
      <w:r w:rsidRPr="006300AF">
        <w:rPr>
          <w:rFonts w:ascii="Times New Roman" w:hAnsi="Times New Roman"/>
          <w:sz w:val="24"/>
          <w:szCs w:val="24"/>
          <w:lang w:val="en-GB"/>
        </w:rPr>
        <w:t xml:space="preserve">). </w:t>
      </w:r>
      <w:proofErr w:type="spellStart"/>
      <w:r w:rsidRPr="006300AF">
        <w:rPr>
          <w:rFonts w:ascii="Times New Roman" w:hAnsi="Times New Roman"/>
          <w:sz w:val="24"/>
          <w:szCs w:val="24"/>
          <w:lang w:val="en-GB"/>
        </w:rPr>
        <w:t>NoD</w:t>
      </w:r>
      <w:proofErr w:type="spellEnd"/>
      <w:r w:rsidRPr="006300AF">
        <w:rPr>
          <w:rFonts w:ascii="Times New Roman" w:hAnsi="Times New Roman"/>
          <w:sz w:val="24"/>
          <w:szCs w:val="24"/>
          <w:lang w:val="en-GB"/>
        </w:rPr>
        <w:t xml:space="preserve"> is defined as number of de-saturation events (</w:t>
      </w:r>
      <w:proofErr w:type="spellStart"/>
      <w:r w:rsidRPr="006300AF">
        <w:rPr>
          <w:rFonts w:ascii="Times New Roman" w:hAnsi="Times New Roman"/>
          <w:sz w:val="24"/>
          <w:szCs w:val="24"/>
          <w:lang w:val="en-GB"/>
        </w:rPr>
        <w:t>NoD</w:t>
      </w:r>
      <w:proofErr w:type="spellEnd"/>
      <w:r w:rsidRPr="006300AF">
        <w:rPr>
          <w:rFonts w:ascii="Times New Roman" w:hAnsi="Times New Roman"/>
          <w:sz w:val="24"/>
          <w:szCs w:val="24"/>
          <w:lang w:val="en-GB"/>
        </w:rPr>
        <w:t>), where oxygen saturation (SpO</w:t>
      </w:r>
      <w:r w:rsidRPr="006300AF">
        <w:rPr>
          <w:rFonts w:ascii="Times New Roman" w:hAnsi="Times New Roman"/>
          <w:sz w:val="24"/>
          <w:szCs w:val="24"/>
          <w:vertAlign w:val="subscript"/>
          <w:lang w:val="en-GB"/>
        </w:rPr>
        <w:t>2</w:t>
      </w:r>
      <w:r w:rsidRPr="006300AF">
        <w:rPr>
          <w:rFonts w:ascii="Times New Roman" w:hAnsi="Times New Roman"/>
          <w:sz w:val="24"/>
          <w:szCs w:val="24"/>
          <w:lang w:val="en-GB"/>
        </w:rPr>
        <w:t>) is less than 90%, measured throughout the course of receiving SV o MBV.</w:t>
      </w:r>
    </w:p>
    <w:p w14:paraId="645F47F7" w14:textId="2A266325" w:rsidR="00E7577F" w:rsidRPr="006300AF" w:rsidRDefault="00E7577F" w:rsidP="00630E93">
      <w:pPr>
        <w:pStyle w:val="ListParagraph"/>
        <w:numPr>
          <w:ilvl w:val="0"/>
          <w:numId w:val="37"/>
        </w:numPr>
        <w:spacing w:after="0" w:line="360" w:lineRule="auto"/>
        <w:jc w:val="both"/>
        <w:rPr>
          <w:rFonts w:ascii="Times New Roman" w:hAnsi="Times New Roman"/>
          <w:sz w:val="24"/>
          <w:szCs w:val="24"/>
          <w:lang w:val="en-GB"/>
        </w:rPr>
      </w:pPr>
      <w:r w:rsidRPr="006300AF">
        <w:rPr>
          <w:rFonts w:ascii="Times New Roman" w:hAnsi="Times New Roman"/>
          <w:b/>
          <w:sz w:val="24"/>
          <w:szCs w:val="24"/>
          <w:lang w:val="en-GB"/>
        </w:rPr>
        <w:t>Adequacy of Gas Exchange</w:t>
      </w:r>
      <w:r w:rsidRPr="006300AF">
        <w:rPr>
          <w:rFonts w:ascii="Times New Roman" w:hAnsi="Times New Roman"/>
          <w:sz w:val="24"/>
          <w:szCs w:val="24"/>
          <w:lang w:val="en-GB"/>
        </w:rPr>
        <w:t xml:space="preserve"> - measured as area under the curve of PF ratio (AUC_PF). PF ratio is defined as ratio of partial pressure of oxygen in the arterial blood (PaO</w:t>
      </w:r>
      <w:r w:rsidRPr="006300AF">
        <w:rPr>
          <w:rFonts w:ascii="Times New Roman" w:hAnsi="Times New Roman"/>
          <w:sz w:val="24"/>
          <w:szCs w:val="24"/>
          <w:vertAlign w:val="subscript"/>
          <w:lang w:val="en-GB"/>
        </w:rPr>
        <w:t>2</w:t>
      </w:r>
      <w:r w:rsidRPr="006300AF">
        <w:rPr>
          <w:rFonts w:ascii="Times New Roman" w:hAnsi="Times New Roman"/>
          <w:sz w:val="24"/>
          <w:szCs w:val="24"/>
          <w:lang w:val="en-GB"/>
        </w:rPr>
        <w:t>) divided by fraction of inspired oxygen (FiO</w:t>
      </w:r>
      <w:r w:rsidRPr="006300AF">
        <w:rPr>
          <w:rFonts w:ascii="Times New Roman" w:hAnsi="Times New Roman"/>
          <w:sz w:val="24"/>
          <w:szCs w:val="24"/>
          <w:vertAlign w:val="subscript"/>
          <w:lang w:val="en-GB"/>
        </w:rPr>
        <w:t>2</w:t>
      </w:r>
      <w:r w:rsidRPr="006300AF">
        <w:rPr>
          <w:rFonts w:ascii="Times New Roman" w:hAnsi="Times New Roman"/>
          <w:sz w:val="24"/>
          <w:szCs w:val="24"/>
          <w:lang w:val="en-GB"/>
        </w:rPr>
        <w:t>). AUC_PF is the area under the curve of PF ratio measured throughout the course of receiving S</w:t>
      </w:r>
      <w:r w:rsidR="009A0049">
        <w:rPr>
          <w:rFonts w:ascii="Times New Roman" w:hAnsi="Times New Roman"/>
          <w:sz w:val="24"/>
          <w:szCs w:val="24"/>
          <w:lang w:val="en-GB"/>
        </w:rPr>
        <w:t>P</w:t>
      </w:r>
      <w:r w:rsidRPr="006300AF">
        <w:rPr>
          <w:rFonts w:ascii="Times New Roman" w:hAnsi="Times New Roman"/>
          <w:sz w:val="24"/>
          <w:szCs w:val="24"/>
          <w:lang w:val="en-GB"/>
        </w:rPr>
        <w:t>V o MBV.</w:t>
      </w:r>
    </w:p>
    <w:p w14:paraId="478CF6FD" w14:textId="77777777" w:rsidR="00E7577F" w:rsidRPr="006300AF" w:rsidRDefault="00E7577F" w:rsidP="00E7577F">
      <w:pPr>
        <w:spacing w:after="0" w:line="360" w:lineRule="auto"/>
        <w:jc w:val="both"/>
        <w:rPr>
          <w:rFonts w:ascii="Times New Roman" w:hAnsi="Times New Roman"/>
          <w:sz w:val="24"/>
          <w:szCs w:val="24"/>
          <w:lang w:val="en-GB"/>
        </w:rPr>
      </w:pPr>
    </w:p>
    <w:p w14:paraId="7D8E7335" w14:textId="5CE6ADF7" w:rsidR="00C03DE9" w:rsidRPr="006300AF" w:rsidRDefault="00E7577F" w:rsidP="00E7577F">
      <w:pPr>
        <w:pStyle w:val="Text"/>
        <w:spacing w:line="360" w:lineRule="auto"/>
        <w:jc w:val="both"/>
        <w:rPr>
          <w:rFonts w:ascii="Times New Roman" w:hAnsi="Times New Roman"/>
          <w:sz w:val="24"/>
          <w:szCs w:val="24"/>
          <w:lang w:val="en-GB"/>
        </w:rPr>
      </w:pPr>
      <w:r w:rsidRPr="006300AF">
        <w:rPr>
          <w:rFonts w:ascii="Times New Roman" w:hAnsi="Times New Roman"/>
          <w:sz w:val="24"/>
          <w:szCs w:val="24"/>
          <w:lang w:val="en-GB"/>
        </w:rPr>
        <w:t xml:space="preserve">As for secondary outcomes, we will assess the outcome quality of care using the following data: </w:t>
      </w:r>
    </w:p>
    <w:p w14:paraId="18ACC45C" w14:textId="77777777" w:rsidR="00C03DE9" w:rsidRPr="006300AF" w:rsidRDefault="00C03DE9" w:rsidP="00E7577F">
      <w:pPr>
        <w:pStyle w:val="Text"/>
        <w:spacing w:line="360" w:lineRule="auto"/>
        <w:jc w:val="both"/>
        <w:rPr>
          <w:rFonts w:ascii="Times New Roman" w:hAnsi="Times New Roman"/>
          <w:sz w:val="24"/>
          <w:szCs w:val="24"/>
          <w:lang w:val="en-GB"/>
        </w:rPr>
      </w:pPr>
    </w:p>
    <w:p w14:paraId="36F5B8EA" w14:textId="77777777" w:rsidR="00C03DE9" w:rsidRPr="006300AF" w:rsidRDefault="00C03DE9" w:rsidP="00E7577F">
      <w:pPr>
        <w:pStyle w:val="Text"/>
        <w:spacing w:line="360" w:lineRule="auto"/>
        <w:jc w:val="both"/>
        <w:rPr>
          <w:rFonts w:ascii="Times New Roman" w:hAnsi="Times New Roman"/>
          <w:sz w:val="24"/>
          <w:szCs w:val="24"/>
          <w:lang w:val="en-GB"/>
        </w:rPr>
      </w:pPr>
    </w:p>
    <w:p w14:paraId="0BC3CB64" w14:textId="77777777" w:rsidR="00C03DE9" w:rsidRPr="006300AF" w:rsidRDefault="00C03DE9" w:rsidP="00E7577F">
      <w:pPr>
        <w:pStyle w:val="Text"/>
        <w:spacing w:line="360" w:lineRule="auto"/>
        <w:jc w:val="both"/>
        <w:rPr>
          <w:rFonts w:ascii="Times New Roman" w:hAnsi="Times New Roman"/>
          <w:sz w:val="24"/>
          <w:szCs w:val="24"/>
          <w:lang w:val="en-GB"/>
        </w:rPr>
      </w:pPr>
    </w:p>
    <w:p w14:paraId="10140186" w14:textId="61F823AE" w:rsidR="00630E93" w:rsidRPr="006300AF" w:rsidRDefault="00630E93" w:rsidP="00C03DE9">
      <w:pPr>
        <w:pStyle w:val="ListParagraph"/>
        <w:numPr>
          <w:ilvl w:val="0"/>
          <w:numId w:val="39"/>
        </w:numPr>
        <w:spacing w:after="0" w:line="360" w:lineRule="auto"/>
        <w:jc w:val="both"/>
        <w:rPr>
          <w:rFonts w:ascii="Times New Roman" w:hAnsi="Times New Roman"/>
          <w:b/>
          <w:sz w:val="24"/>
          <w:szCs w:val="24"/>
          <w:lang w:val="en-GB"/>
        </w:rPr>
      </w:pPr>
      <w:r w:rsidRPr="006300AF">
        <w:rPr>
          <w:rFonts w:ascii="Times New Roman" w:hAnsi="Times New Roman"/>
          <w:b/>
          <w:sz w:val="24"/>
          <w:szCs w:val="24"/>
          <w:lang w:val="en-GB"/>
        </w:rPr>
        <w:lastRenderedPageBreak/>
        <w:t xml:space="preserve">Ventilation Free Days (VFD) - </w:t>
      </w:r>
      <w:r w:rsidRPr="006300AF">
        <w:rPr>
          <w:rFonts w:ascii="Times New Roman" w:hAnsi="Times New Roman"/>
          <w:sz w:val="24"/>
          <w:szCs w:val="24"/>
          <w:lang w:val="en-GB"/>
        </w:rPr>
        <w:t>measured by 28 days - Length of MV (</w:t>
      </w:r>
      <w:proofErr w:type="spellStart"/>
      <w:r w:rsidRPr="006300AF">
        <w:rPr>
          <w:rFonts w:ascii="Times New Roman" w:hAnsi="Times New Roman"/>
          <w:sz w:val="24"/>
          <w:szCs w:val="24"/>
          <w:lang w:val="en-GB"/>
        </w:rPr>
        <w:t>LoMV</w:t>
      </w:r>
      <w:proofErr w:type="spellEnd"/>
      <w:r w:rsidRPr="006300AF">
        <w:rPr>
          <w:rFonts w:ascii="Times New Roman" w:hAnsi="Times New Roman"/>
          <w:sz w:val="24"/>
          <w:szCs w:val="24"/>
          <w:lang w:val="en-GB"/>
        </w:rPr>
        <w:t>). VFD</w:t>
      </w:r>
      <w:r w:rsidR="00C03DE9" w:rsidRPr="006300AF">
        <w:rPr>
          <w:rFonts w:ascii="Times New Roman" w:hAnsi="Times New Roman"/>
          <w:sz w:val="24"/>
          <w:szCs w:val="24"/>
          <w:lang w:val="en-GB"/>
        </w:rPr>
        <w:t xml:space="preserve"> includes the information of patients mortality and thus,</w:t>
      </w:r>
      <w:r w:rsidRPr="006300AF">
        <w:rPr>
          <w:rFonts w:ascii="Times New Roman" w:hAnsi="Times New Roman"/>
          <w:sz w:val="24"/>
          <w:szCs w:val="24"/>
          <w:lang w:val="en-GB"/>
        </w:rPr>
        <w:t xml:space="preserve"> changes the distribution of </w:t>
      </w:r>
      <w:proofErr w:type="spellStart"/>
      <w:r w:rsidRPr="006300AF">
        <w:rPr>
          <w:rFonts w:ascii="Times New Roman" w:hAnsi="Times New Roman"/>
          <w:sz w:val="24"/>
          <w:szCs w:val="24"/>
          <w:lang w:val="en-GB"/>
        </w:rPr>
        <w:t>LoMV</w:t>
      </w:r>
      <w:proofErr w:type="spellEnd"/>
      <w:r w:rsidR="00C03DE9" w:rsidRPr="006300AF">
        <w:rPr>
          <w:rFonts w:ascii="Times New Roman" w:hAnsi="Times New Roman"/>
          <w:sz w:val="24"/>
          <w:szCs w:val="24"/>
          <w:lang w:val="en-GB"/>
        </w:rPr>
        <w:t>. This change is performed</w:t>
      </w:r>
      <w:r w:rsidRPr="006300AF">
        <w:rPr>
          <w:rFonts w:ascii="Times New Roman" w:hAnsi="Times New Roman"/>
          <w:sz w:val="24"/>
          <w:szCs w:val="24"/>
          <w:lang w:val="en-GB"/>
        </w:rPr>
        <w:t xml:space="preserve"> by modifying </w:t>
      </w:r>
      <w:r w:rsidR="00C03DE9" w:rsidRPr="006300AF">
        <w:rPr>
          <w:rFonts w:ascii="Times New Roman" w:hAnsi="Times New Roman"/>
          <w:sz w:val="24"/>
          <w:szCs w:val="24"/>
          <w:lang w:val="en-GB"/>
        </w:rPr>
        <w:t xml:space="preserve">all </w:t>
      </w:r>
      <w:proofErr w:type="spellStart"/>
      <w:r w:rsidRPr="006300AF">
        <w:rPr>
          <w:rFonts w:ascii="Times New Roman" w:hAnsi="Times New Roman"/>
          <w:sz w:val="24"/>
          <w:szCs w:val="24"/>
          <w:lang w:val="en-GB"/>
        </w:rPr>
        <w:t>LoMV</w:t>
      </w:r>
      <w:proofErr w:type="spellEnd"/>
      <w:r w:rsidRPr="006300AF">
        <w:rPr>
          <w:rFonts w:ascii="Times New Roman" w:hAnsi="Times New Roman"/>
          <w:sz w:val="24"/>
          <w:szCs w:val="24"/>
          <w:lang w:val="en-GB"/>
        </w:rPr>
        <w:t xml:space="preserve"> &gt; 28 to 28 days and </w:t>
      </w:r>
      <w:r w:rsidR="00C03DE9" w:rsidRPr="006300AF">
        <w:rPr>
          <w:rFonts w:ascii="Times New Roman" w:hAnsi="Times New Roman"/>
          <w:sz w:val="24"/>
          <w:szCs w:val="24"/>
          <w:lang w:val="en-GB"/>
        </w:rPr>
        <w:t xml:space="preserve">any </w:t>
      </w:r>
      <w:r w:rsidRPr="006300AF">
        <w:rPr>
          <w:rFonts w:ascii="Times New Roman" w:hAnsi="Times New Roman"/>
          <w:sz w:val="24"/>
          <w:szCs w:val="24"/>
          <w:lang w:val="en-GB"/>
        </w:rPr>
        <w:t xml:space="preserve">deceased patients’ </w:t>
      </w:r>
      <w:proofErr w:type="spellStart"/>
      <w:r w:rsidRPr="006300AF">
        <w:rPr>
          <w:rFonts w:ascii="Times New Roman" w:hAnsi="Times New Roman"/>
          <w:sz w:val="24"/>
          <w:szCs w:val="24"/>
          <w:lang w:val="en-GB"/>
        </w:rPr>
        <w:t>LoMV</w:t>
      </w:r>
      <w:proofErr w:type="spellEnd"/>
      <w:r w:rsidRPr="006300AF">
        <w:rPr>
          <w:rFonts w:ascii="Times New Roman" w:hAnsi="Times New Roman"/>
          <w:sz w:val="24"/>
          <w:szCs w:val="24"/>
          <w:lang w:val="en-GB"/>
        </w:rPr>
        <w:t xml:space="preserve"> to 28 days. </w:t>
      </w:r>
      <w:r w:rsidR="00C03DE9" w:rsidRPr="006300AF">
        <w:rPr>
          <w:rFonts w:ascii="Times New Roman" w:hAnsi="Times New Roman"/>
          <w:sz w:val="24"/>
          <w:szCs w:val="24"/>
          <w:lang w:val="en-GB"/>
        </w:rPr>
        <w:t>Table below shows e</w:t>
      </w:r>
      <w:r w:rsidRPr="006300AF">
        <w:rPr>
          <w:rFonts w:ascii="Times New Roman" w:hAnsi="Times New Roman"/>
          <w:sz w:val="24"/>
          <w:szCs w:val="24"/>
          <w:lang w:val="en-GB"/>
        </w:rPr>
        <w:t>xample</w:t>
      </w:r>
      <w:r w:rsidR="00C03DE9" w:rsidRPr="006300AF">
        <w:rPr>
          <w:rFonts w:ascii="Times New Roman" w:hAnsi="Times New Roman"/>
          <w:sz w:val="24"/>
          <w:szCs w:val="24"/>
          <w:lang w:val="en-GB"/>
        </w:rPr>
        <w:t xml:space="preserve"> of conversion</w:t>
      </w:r>
      <w:r w:rsidRPr="006300AF">
        <w:rPr>
          <w:rFonts w:ascii="Times New Roman" w:hAnsi="Times New Roman"/>
          <w:sz w:val="24"/>
          <w:szCs w:val="24"/>
          <w:lang w:val="en-GB"/>
        </w:rPr>
        <w:t>:</w:t>
      </w:r>
      <w:r w:rsidR="00C03DE9" w:rsidRPr="006300AF">
        <w:rPr>
          <w:rFonts w:ascii="Times New Roman" w:hAnsi="Times New Roman"/>
          <w:b/>
          <w:sz w:val="24"/>
          <w:szCs w:val="24"/>
          <w:lang w:val="en-GB"/>
        </w:rPr>
        <w:t xml:space="preserve"> </w:t>
      </w:r>
    </w:p>
    <w:tbl>
      <w:tblPr>
        <w:tblStyle w:val="TableGrid"/>
        <w:tblW w:w="0" w:type="auto"/>
        <w:jc w:val="center"/>
        <w:tblLook w:val="04A0" w:firstRow="1" w:lastRow="0" w:firstColumn="1" w:lastColumn="0" w:noHBand="0" w:noVBand="1"/>
      </w:tblPr>
      <w:tblGrid>
        <w:gridCol w:w="2043"/>
        <w:gridCol w:w="1213"/>
        <w:gridCol w:w="1984"/>
        <w:gridCol w:w="2932"/>
      </w:tblGrid>
      <w:tr w:rsidR="00E40A73" w:rsidRPr="006300AF" w14:paraId="2E1B1791" w14:textId="77777777" w:rsidTr="00E40A73">
        <w:trPr>
          <w:trHeight w:val="257"/>
          <w:jc w:val="center"/>
        </w:trPr>
        <w:tc>
          <w:tcPr>
            <w:tcW w:w="2043" w:type="dxa"/>
          </w:tcPr>
          <w:p w14:paraId="3379FDA9" w14:textId="6A8B3171" w:rsidR="00E40A73" w:rsidRPr="006300AF" w:rsidRDefault="00E40A73" w:rsidP="00E40A73">
            <w:pPr>
              <w:pStyle w:val="ListParagraph"/>
              <w:ind w:left="0"/>
              <w:jc w:val="center"/>
              <w:rPr>
                <w:rFonts w:ascii="Times New Roman" w:hAnsi="Times New Roman"/>
                <w:b/>
                <w:sz w:val="24"/>
                <w:szCs w:val="24"/>
                <w:lang w:val="en-GB"/>
              </w:rPr>
            </w:pPr>
          </w:p>
        </w:tc>
        <w:tc>
          <w:tcPr>
            <w:tcW w:w="1213" w:type="dxa"/>
          </w:tcPr>
          <w:p w14:paraId="6A051495" w14:textId="5059A6A1" w:rsidR="00E40A73" w:rsidRPr="006300AF" w:rsidRDefault="00E40A73" w:rsidP="00E40A73">
            <w:pPr>
              <w:pStyle w:val="ListParagraph"/>
              <w:ind w:left="0"/>
              <w:jc w:val="center"/>
              <w:rPr>
                <w:rFonts w:ascii="Times New Roman" w:hAnsi="Times New Roman"/>
                <w:b/>
                <w:sz w:val="24"/>
                <w:szCs w:val="24"/>
                <w:lang w:val="en-GB"/>
              </w:rPr>
            </w:pPr>
            <w:r w:rsidRPr="006300AF">
              <w:rPr>
                <w:rFonts w:ascii="Times New Roman" w:hAnsi="Times New Roman"/>
                <w:b/>
                <w:sz w:val="24"/>
                <w:szCs w:val="24"/>
                <w:lang w:val="en-GB"/>
              </w:rPr>
              <w:t>Status</w:t>
            </w:r>
          </w:p>
        </w:tc>
        <w:tc>
          <w:tcPr>
            <w:tcW w:w="1984" w:type="dxa"/>
          </w:tcPr>
          <w:p w14:paraId="5FF39050" w14:textId="0C13970A" w:rsidR="00E40A73" w:rsidRPr="006300AF" w:rsidRDefault="00E40A73" w:rsidP="00E40A73">
            <w:pPr>
              <w:pStyle w:val="ListParagraph"/>
              <w:ind w:left="0"/>
              <w:jc w:val="center"/>
              <w:rPr>
                <w:rFonts w:ascii="Times New Roman" w:hAnsi="Times New Roman"/>
                <w:b/>
                <w:sz w:val="24"/>
                <w:szCs w:val="24"/>
                <w:lang w:val="en-GB"/>
              </w:rPr>
            </w:pPr>
            <w:proofErr w:type="spellStart"/>
            <w:r w:rsidRPr="006300AF">
              <w:rPr>
                <w:rFonts w:ascii="Times New Roman" w:hAnsi="Times New Roman"/>
                <w:b/>
                <w:sz w:val="24"/>
                <w:szCs w:val="24"/>
                <w:lang w:val="en-GB"/>
              </w:rPr>
              <w:t>LoMV</w:t>
            </w:r>
            <w:proofErr w:type="spellEnd"/>
            <w:r w:rsidRPr="006300AF">
              <w:rPr>
                <w:rFonts w:ascii="Times New Roman" w:hAnsi="Times New Roman"/>
                <w:b/>
                <w:sz w:val="24"/>
                <w:szCs w:val="24"/>
                <w:lang w:val="en-GB"/>
              </w:rPr>
              <w:t xml:space="preserve"> (days)</w:t>
            </w:r>
          </w:p>
        </w:tc>
        <w:tc>
          <w:tcPr>
            <w:tcW w:w="2932" w:type="dxa"/>
          </w:tcPr>
          <w:p w14:paraId="1DF43464" w14:textId="49797338" w:rsidR="00E40A73" w:rsidRPr="006300AF" w:rsidRDefault="00E40A73" w:rsidP="00E40A73">
            <w:pPr>
              <w:pStyle w:val="ListParagraph"/>
              <w:ind w:left="0"/>
              <w:jc w:val="center"/>
              <w:rPr>
                <w:rFonts w:ascii="Times New Roman" w:hAnsi="Times New Roman"/>
                <w:b/>
                <w:sz w:val="24"/>
                <w:szCs w:val="24"/>
                <w:lang w:val="en-GB"/>
              </w:rPr>
            </w:pPr>
            <w:r w:rsidRPr="006300AF">
              <w:rPr>
                <w:rFonts w:ascii="Times New Roman" w:hAnsi="Times New Roman"/>
                <w:b/>
                <w:sz w:val="24"/>
                <w:szCs w:val="24"/>
                <w:lang w:val="en-GB"/>
              </w:rPr>
              <w:t>VFD (days)</w:t>
            </w:r>
          </w:p>
        </w:tc>
      </w:tr>
      <w:tr w:rsidR="00E40A73" w:rsidRPr="006300AF" w14:paraId="70CF9883" w14:textId="77777777" w:rsidTr="00E40A73">
        <w:trPr>
          <w:trHeight w:val="257"/>
          <w:jc w:val="center"/>
        </w:trPr>
        <w:tc>
          <w:tcPr>
            <w:tcW w:w="2043" w:type="dxa"/>
          </w:tcPr>
          <w:p w14:paraId="5F9A5209" w14:textId="0C3ED134" w:rsidR="00E40A73" w:rsidRPr="006300AF" w:rsidRDefault="00E40A73" w:rsidP="00E40A73">
            <w:pPr>
              <w:pStyle w:val="ListParagraph"/>
              <w:ind w:left="0"/>
              <w:jc w:val="center"/>
              <w:rPr>
                <w:rFonts w:ascii="Times New Roman" w:hAnsi="Times New Roman"/>
                <w:b/>
                <w:sz w:val="24"/>
                <w:szCs w:val="24"/>
                <w:lang w:val="en-GB"/>
              </w:rPr>
            </w:pPr>
            <w:r w:rsidRPr="006300AF">
              <w:rPr>
                <w:rFonts w:ascii="Times New Roman" w:hAnsi="Times New Roman"/>
                <w:b/>
                <w:sz w:val="24"/>
                <w:szCs w:val="24"/>
                <w:lang w:val="en-GB"/>
              </w:rPr>
              <w:t>Patient A</w:t>
            </w:r>
          </w:p>
        </w:tc>
        <w:tc>
          <w:tcPr>
            <w:tcW w:w="1213" w:type="dxa"/>
          </w:tcPr>
          <w:p w14:paraId="3E4A056D" w14:textId="207D3073" w:rsidR="00E40A73" w:rsidRPr="006300AF" w:rsidRDefault="00E40A73" w:rsidP="00E40A73">
            <w:pPr>
              <w:pStyle w:val="ListParagraph"/>
              <w:ind w:left="0"/>
              <w:jc w:val="center"/>
              <w:rPr>
                <w:rFonts w:ascii="Times New Roman" w:hAnsi="Times New Roman"/>
                <w:sz w:val="24"/>
                <w:szCs w:val="24"/>
                <w:lang w:val="en-GB"/>
              </w:rPr>
            </w:pPr>
            <w:r w:rsidRPr="006300AF">
              <w:rPr>
                <w:rFonts w:ascii="Times New Roman" w:hAnsi="Times New Roman"/>
                <w:sz w:val="24"/>
                <w:szCs w:val="24"/>
                <w:lang w:val="en-GB"/>
              </w:rPr>
              <w:t>Alive</w:t>
            </w:r>
          </w:p>
        </w:tc>
        <w:tc>
          <w:tcPr>
            <w:tcW w:w="1984" w:type="dxa"/>
          </w:tcPr>
          <w:p w14:paraId="38BEFE7D" w14:textId="43FDAC99" w:rsidR="00E40A73" w:rsidRPr="006300AF" w:rsidRDefault="00E40A73" w:rsidP="00E40A73">
            <w:pPr>
              <w:pStyle w:val="ListParagraph"/>
              <w:ind w:left="0"/>
              <w:jc w:val="center"/>
              <w:rPr>
                <w:rFonts w:ascii="Times New Roman" w:hAnsi="Times New Roman"/>
                <w:sz w:val="24"/>
                <w:szCs w:val="24"/>
                <w:lang w:val="en-GB"/>
              </w:rPr>
            </w:pPr>
            <w:r w:rsidRPr="006300AF">
              <w:rPr>
                <w:rFonts w:ascii="Times New Roman" w:hAnsi="Times New Roman"/>
                <w:sz w:val="24"/>
                <w:szCs w:val="24"/>
                <w:lang w:val="en-GB"/>
              </w:rPr>
              <w:t>16</w:t>
            </w:r>
          </w:p>
        </w:tc>
        <w:tc>
          <w:tcPr>
            <w:tcW w:w="2932" w:type="dxa"/>
          </w:tcPr>
          <w:p w14:paraId="1235DDBA" w14:textId="1D15ED45" w:rsidR="00E40A73" w:rsidRPr="006300AF" w:rsidRDefault="00E40A73" w:rsidP="00E40A73">
            <w:pPr>
              <w:pStyle w:val="ListParagraph"/>
              <w:ind w:left="0"/>
              <w:rPr>
                <w:rFonts w:ascii="Times New Roman" w:hAnsi="Times New Roman"/>
                <w:sz w:val="24"/>
                <w:szCs w:val="24"/>
                <w:lang w:val="en-GB"/>
              </w:rPr>
            </w:pPr>
            <w:r w:rsidRPr="006300AF">
              <w:rPr>
                <w:rFonts w:ascii="Times New Roman" w:hAnsi="Times New Roman"/>
                <w:sz w:val="24"/>
                <w:szCs w:val="24"/>
                <w:lang w:val="en-GB"/>
              </w:rPr>
              <w:t>28 - 16 = 12</w:t>
            </w:r>
          </w:p>
        </w:tc>
      </w:tr>
      <w:tr w:rsidR="00E40A73" w:rsidRPr="006300AF" w14:paraId="42978B18" w14:textId="77777777" w:rsidTr="00E40A73">
        <w:trPr>
          <w:trHeight w:val="126"/>
          <w:jc w:val="center"/>
        </w:trPr>
        <w:tc>
          <w:tcPr>
            <w:tcW w:w="2043" w:type="dxa"/>
          </w:tcPr>
          <w:p w14:paraId="6063DA9C" w14:textId="5B8FE4AB" w:rsidR="00E40A73" w:rsidRPr="006300AF" w:rsidRDefault="00E40A73" w:rsidP="00E40A73">
            <w:pPr>
              <w:pStyle w:val="ListParagraph"/>
              <w:ind w:left="0"/>
              <w:jc w:val="center"/>
              <w:rPr>
                <w:rFonts w:ascii="Times New Roman" w:hAnsi="Times New Roman"/>
                <w:b/>
                <w:sz w:val="24"/>
                <w:szCs w:val="24"/>
                <w:lang w:val="en-GB"/>
              </w:rPr>
            </w:pPr>
            <w:r w:rsidRPr="006300AF">
              <w:rPr>
                <w:rFonts w:ascii="Times New Roman" w:hAnsi="Times New Roman"/>
                <w:b/>
                <w:sz w:val="24"/>
                <w:szCs w:val="24"/>
                <w:lang w:val="en-GB"/>
              </w:rPr>
              <w:t>Patient B</w:t>
            </w:r>
          </w:p>
        </w:tc>
        <w:tc>
          <w:tcPr>
            <w:tcW w:w="1213" w:type="dxa"/>
          </w:tcPr>
          <w:p w14:paraId="71C670B4" w14:textId="3CC796B6" w:rsidR="00E40A73" w:rsidRPr="006300AF" w:rsidRDefault="00E40A73" w:rsidP="00E40A73">
            <w:pPr>
              <w:pStyle w:val="ListParagraph"/>
              <w:ind w:left="0"/>
              <w:jc w:val="center"/>
              <w:rPr>
                <w:rFonts w:ascii="Times New Roman" w:hAnsi="Times New Roman"/>
                <w:sz w:val="24"/>
                <w:szCs w:val="24"/>
                <w:lang w:val="en-GB"/>
              </w:rPr>
            </w:pPr>
            <w:r w:rsidRPr="006300AF">
              <w:rPr>
                <w:rFonts w:ascii="Times New Roman" w:hAnsi="Times New Roman"/>
                <w:sz w:val="24"/>
                <w:szCs w:val="24"/>
                <w:lang w:val="en-GB"/>
              </w:rPr>
              <w:t>Alive</w:t>
            </w:r>
          </w:p>
        </w:tc>
        <w:tc>
          <w:tcPr>
            <w:tcW w:w="1984" w:type="dxa"/>
          </w:tcPr>
          <w:p w14:paraId="64DEA804" w14:textId="15140A80" w:rsidR="00E40A73" w:rsidRPr="006300AF" w:rsidRDefault="00E40A73" w:rsidP="00E40A73">
            <w:pPr>
              <w:pStyle w:val="ListParagraph"/>
              <w:ind w:left="0"/>
              <w:jc w:val="center"/>
              <w:rPr>
                <w:rFonts w:ascii="Times New Roman" w:hAnsi="Times New Roman"/>
                <w:sz w:val="24"/>
                <w:szCs w:val="24"/>
                <w:lang w:val="en-GB"/>
              </w:rPr>
            </w:pPr>
            <w:r w:rsidRPr="006300AF">
              <w:rPr>
                <w:rFonts w:ascii="Times New Roman" w:hAnsi="Times New Roman"/>
                <w:sz w:val="24"/>
                <w:szCs w:val="24"/>
                <w:lang w:val="en-GB"/>
              </w:rPr>
              <w:t>31</w:t>
            </w:r>
          </w:p>
        </w:tc>
        <w:tc>
          <w:tcPr>
            <w:tcW w:w="2932" w:type="dxa"/>
          </w:tcPr>
          <w:p w14:paraId="4CE0A0C1" w14:textId="0EC966AF" w:rsidR="00E40A73" w:rsidRPr="006300AF" w:rsidRDefault="00E40A73" w:rsidP="00E40A73">
            <w:pPr>
              <w:pStyle w:val="ListParagraph"/>
              <w:ind w:left="0"/>
              <w:rPr>
                <w:rFonts w:ascii="Times New Roman" w:hAnsi="Times New Roman"/>
                <w:sz w:val="24"/>
                <w:szCs w:val="24"/>
                <w:lang w:val="en-GB"/>
              </w:rPr>
            </w:pPr>
            <w:r w:rsidRPr="006300AF">
              <w:rPr>
                <w:rFonts w:ascii="Times New Roman" w:hAnsi="Times New Roman"/>
                <w:sz w:val="24"/>
                <w:szCs w:val="24"/>
                <w:lang w:val="en-GB"/>
              </w:rPr>
              <w:t xml:space="preserve">28 - 31 = -3 </w:t>
            </w:r>
            <w:r w:rsidRPr="006300AF">
              <w:rPr>
                <w:rFonts w:ascii="Times New Roman" w:hAnsi="Times New Roman"/>
                <w:sz w:val="24"/>
                <w:szCs w:val="24"/>
                <w:lang w:val="en-GB"/>
              </w:rPr>
              <w:sym w:font="Wingdings" w:char="F0E0"/>
            </w:r>
            <w:r w:rsidRPr="006300AF">
              <w:rPr>
                <w:rFonts w:ascii="Times New Roman" w:hAnsi="Times New Roman"/>
                <w:sz w:val="24"/>
                <w:szCs w:val="24"/>
                <w:lang w:val="en-GB"/>
              </w:rPr>
              <w:t xml:space="preserve"> 0  </w:t>
            </w:r>
          </w:p>
        </w:tc>
      </w:tr>
      <w:tr w:rsidR="00E40A73" w:rsidRPr="006300AF" w14:paraId="36C36982" w14:textId="77777777" w:rsidTr="00E40A73">
        <w:trPr>
          <w:trHeight w:val="246"/>
          <w:jc w:val="center"/>
        </w:trPr>
        <w:tc>
          <w:tcPr>
            <w:tcW w:w="2043" w:type="dxa"/>
          </w:tcPr>
          <w:p w14:paraId="4ABFE173" w14:textId="3A4458D4" w:rsidR="00E40A73" w:rsidRPr="006300AF" w:rsidRDefault="00E40A73" w:rsidP="00E40A73">
            <w:pPr>
              <w:pStyle w:val="ListParagraph"/>
              <w:ind w:left="0"/>
              <w:jc w:val="center"/>
              <w:rPr>
                <w:rFonts w:ascii="Times New Roman" w:hAnsi="Times New Roman"/>
                <w:b/>
                <w:sz w:val="24"/>
                <w:szCs w:val="24"/>
                <w:lang w:val="en-GB"/>
              </w:rPr>
            </w:pPr>
            <w:r w:rsidRPr="006300AF">
              <w:rPr>
                <w:rFonts w:ascii="Times New Roman" w:hAnsi="Times New Roman"/>
                <w:b/>
                <w:sz w:val="24"/>
                <w:szCs w:val="24"/>
                <w:lang w:val="en-GB"/>
              </w:rPr>
              <w:t>Patient C</w:t>
            </w:r>
          </w:p>
        </w:tc>
        <w:tc>
          <w:tcPr>
            <w:tcW w:w="1213" w:type="dxa"/>
          </w:tcPr>
          <w:p w14:paraId="3E38C86D" w14:textId="4FED94BD" w:rsidR="00E40A73" w:rsidRPr="006300AF" w:rsidRDefault="00E40A73" w:rsidP="00E40A73">
            <w:pPr>
              <w:pStyle w:val="ListParagraph"/>
              <w:ind w:left="0"/>
              <w:jc w:val="center"/>
              <w:rPr>
                <w:rFonts w:ascii="Times New Roman" w:hAnsi="Times New Roman"/>
                <w:sz w:val="24"/>
                <w:szCs w:val="24"/>
                <w:lang w:val="en-GB"/>
              </w:rPr>
            </w:pPr>
            <w:r w:rsidRPr="006300AF">
              <w:rPr>
                <w:rFonts w:ascii="Times New Roman" w:hAnsi="Times New Roman"/>
                <w:sz w:val="24"/>
                <w:szCs w:val="24"/>
                <w:lang w:val="en-GB"/>
              </w:rPr>
              <w:t>Alive</w:t>
            </w:r>
          </w:p>
        </w:tc>
        <w:tc>
          <w:tcPr>
            <w:tcW w:w="1984" w:type="dxa"/>
          </w:tcPr>
          <w:p w14:paraId="236DDAA9" w14:textId="00CC0E2B" w:rsidR="00E40A73" w:rsidRPr="006300AF" w:rsidRDefault="00E40A73" w:rsidP="00E40A73">
            <w:pPr>
              <w:pStyle w:val="ListParagraph"/>
              <w:ind w:left="0"/>
              <w:jc w:val="center"/>
              <w:rPr>
                <w:rFonts w:ascii="Times New Roman" w:hAnsi="Times New Roman"/>
                <w:sz w:val="24"/>
                <w:szCs w:val="24"/>
                <w:lang w:val="en-GB"/>
              </w:rPr>
            </w:pPr>
            <w:r w:rsidRPr="006300AF">
              <w:rPr>
                <w:rFonts w:ascii="Times New Roman" w:hAnsi="Times New Roman"/>
                <w:sz w:val="24"/>
                <w:szCs w:val="24"/>
                <w:lang w:val="en-GB"/>
              </w:rPr>
              <w:t>1</w:t>
            </w:r>
          </w:p>
        </w:tc>
        <w:tc>
          <w:tcPr>
            <w:tcW w:w="2932" w:type="dxa"/>
          </w:tcPr>
          <w:p w14:paraId="486A4FCC" w14:textId="5EAF60C4" w:rsidR="00E40A73" w:rsidRPr="006300AF" w:rsidRDefault="00E40A73" w:rsidP="00E40A73">
            <w:pPr>
              <w:pStyle w:val="ListParagraph"/>
              <w:ind w:left="0"/>
              <w:rPr>
                <w:rFonts w:ascii="Times New Roman" w:hAnsi="Times New Roman"/>
                <w:sz w:val="24"/>
                <w:szCs w:val="24"/>
                <w:lang w:val="en-GB"/>
              </w:rPr>
            </w:pPr>
            <w:r w:rsidRPr="006300AF">
              <w:rPr>
                <w:rFonts w:ascii="Times New Roman" w:hAnsi="Times New Roman"/>
                <w:sz w:val="24"/>
                <w:szCs w:val="24"/>
                <w:lang w:val="en-GB"/>
              </w:rPr>
              <w:t xml:space="preserve">28 – 1 = 27 </w:t>
            </w:r>
          </w:p>
        </w:tc>
      </w:tr>
      <w:tr w:rsidR="00E40A73" w:rsidRPr="006300AF" w14:paraId="7AA490C5" w14:textId="77777777" w:rsidTr="00E40A73">
        <w:trPr>
          <w:trHeight w:val="246"/>
          <w:jc w:val="center"/>
        </w:trPr>
        <w:tc>
          <w:tcPr>
            <w:tcW w:w="2043" w:type="dxa"/>
          </w:tcPr>
          <w:p w14:paraId="56E5FE4D" w14:textId="1652D758" w:rsidR="00E40A73" w:rsidRPr="006300AF" w:rsidRDefault="00E40A73" w:rsidP="00E40A73">
            <w:pPr>
              <w:pStyle w:val="ListParagraph"/>
              <w:ind w:left="0"/>
              <w:jc w:val="center"/>
              <w:rPr>
                <w:rFonts w:ascii="Times New Roman" w:hAnsi="Times New Roman"/>
                <w:b/>
                <w:sz w:val="24"/>
                <w:szCs w:val="24"/>
                <w:lang w:val="en-GB"/>
              </w:rPr>
            </w:pPr>
            <w:r w:rsidRPr="006300AF">
              <w:rPr>
                <w:rFonts w:ascii="Times New Roman" w:hAnsi="Times New Roman"/>
                <w:b/>
                <w:sz w:val="24"/>
                <w:szCs w:val="24"/>
                <w:lang w:val="en-GB"/>
              </w:rPr>
              <w:t>Patient D</w:t>
            </w:r>
          </w:p>
        </w:tc>
        <w:tc>
          <w:tcPr>
            <w:tcW w:w="1213" w:type="dxa"/>
          </w:tcPr>
          <w:p w14:paraId="5059BD11" w14:textId="74EE129E" w:rsidR="00E40A73" w:rsidRPr="006300AF" w:rsidRDefault="00E40A73" w:rsidP="00E40A73">
            <w:pPr>
              <w:pStyle w:val="ListParagraph"/>
              <w:ind w:left="0"/>
              <w:jc w:val="center"/>
              <w:rPr>
                <w:rFonts w:ascii="Times New Roman" w:hAnsi="Times New Roman"/>
                <w:sz w:val="24"/>
                <w:szCs w:val="24"/>
                <w:lang w:val="en-GB"/>
              </w:rPr>
            </w:pPr>
            <w:r w:rsidRPr="006300AF">
              <w:rPr>
                <w:rFonts w:ascii="Times New Roman" w:hAnsi="Times New Roman"/>
                <w:sz w:val="24"/>
                <w:szCs w:val="24"/>
                <w:lang w:val="en-GB"/>
              </w:rPr>
              <w:t>Decease</w:t>
            </w:r>
          </w:p>
        </w:tc>
        <w:tc>
          <w:tcPr>
            <w:tcW w:w="1984" w:type="dxa"/>
          </w:tcPr>
          <w:p w14:paraId="1DB72100" w14:textId="7A33AF62" w:rsidR="00E40A73" w:rsidRPr="006300AF" w:rsidRDefault="00E40A73" w:rsidP="00E40A73">
            <w:pPr>
              <w:pStyle w:val="ListParagraph"/>
              <w:ind w:left="0"/>
              <w:jc w:val="center"/>
              <w:rPr>
                <w:rFonts w:ascii="Times New Roman" w:hAnsi="Times New Roman"/>
                <w:sz w:val="24"/>
                <w:szCs w:val="24"/>
                <w:lang w:val="en-GB"/>
              </w:rPr>
            </w:pPr>
            <w:r w:rsidRPr="006300AF">
              <w:rPr>
                <w:rFonts w:ascii="Times New Roman" w:hAnsi="Times New Roman"/>
                <w:sz w:val="24"/>
                <w:szCs w:val="24"/>
                <w:lang w:val="en-GB"/>
              </w:rPr>
              <w:t>16</w:t>
            </w:r>
          </w:p>
        </w:tc>
        <w:tc>
          <w:tcPr>
            <w:tcW w:w="2932" w:type="dxa"/>
          </w:tcPr>
          <w:p w14:paraId="1579BF17" w14:textId="659D498B" w:rsidR="00E40A73" w:rsidRPr="006300AF" w:rsidRDefault="00C03DE9" w:rsidP="00E40A73">
            <w:pPr>
              <w:pStyle w:val="ListParagraph"/>
              <w:ind w:left="0"/>
              <w:rPr>
                <w:rFonts w:ascii="Times New Roman" w:hAnsi="Times New Roman"/>
                <w:sz w:val="24"/>
                <w:szCs w:val="24"/>
                <w:lang w:val="en-GB"/>
              </w:rPr>
            </w:pPr>
            <w:r w:rsidRPr="006300AF">
              <w:rPr>
                <w:rFonts w:ascii="Times New Roman" w:hAnsi="Times New Roman"/>
                <w:sz w:val="24"/>
                <w:szCs w:val="24"/>
                <w:lang w:val="en-GB"/>
              </w:rPr>
              <w:t>28 - 16</w:t>
            </w:r>
            <w:r w:rsidR="00E40A73" w:rsidRPr="006300AF">
              <w:rPr>
                <w:rFonts w:ascii="Times New Roman" w:hAnsi="Times New Roman"/>
                <w:sz w:val="24"/>
                <w:szCs w:val="24"/>
                <w:lang w:val="en-GB"/>
              </w:rPr>
              <w:t xml:space="preserve"> </w:t>
            </w:r>
            <w:r w:rsidRPr="006300AF">
              <w:rPr>
                <w:rFonts w:ascii="Times New Roman" w:hAnsi="Times New Roman"/>
                <w:sz w:val="24"/>
                <w:szCs w:val="24"/>
                <w:lang w:val="en-GB"/>
              </w:rPr>
              <w:t xml:space="preserve"> = 12 </w:t>
            </w:r>
            <w:r w:rsidRPr="006300AF">
              <w:rPr>
                <w:rFonts w:ascii="Times New Roman" w:hAnsi="Times New Roman"/>
                <w:sz w:val="24"/>
                <w:szCs w:val="24"/>
                <w:lang w:val="en-GB"/>
              </w:rPr>
              <w:sym w:font="Wingdings" w:char="F0E0"/>
            </w:r>
            <w:r w:rsidRPr="006300AF">
              <w:rPr>
                <w:rFonts w:ascii="Times New Roman" w:hAnsi="Times New Roman"/>
                <w:sz w:val="24"/>
                <w:szCs w:val="24"/>
                <w:lang w:val="en-GB"/>
              </w:rPr>
              <w:t xml:space="preserve"> 0</w:t>
            </w:r>
          </w:p>
        </w:tc>
      </w:tr>
      <w:tr w:rsidR="00E40A73" w:rsidRPr="006300AF" w14:paraId="675EB020" w14:textId="77777777" w:rsidTr="00E40A73">
        <w:trPr>
          <w:trHeight w:val="246"/>
          <w:jc w:val="center"/>
        </w:trPr>
        <w:tc>
          <w:tcPr>
            <w:tcW w:w="2043" w:type="dxa"/>
          </w:tcPr>
          <w:p w14:paraId="21C47DB8" w14:textId="3697B456" w:rsidR="00E40A73" w:rsidRPr="006300AF" w:rsidRDefault="00E40A73" w:rsidP="00E40A73">
            <w:pPr>
              <w:pStyle w:val="ListParagraph"/>
              <w:ind w:left="0"/>
              <w:jc w:val="center"/>
              <w:rPr>
                <w:rFonts w:ascii="Times New Roman" w:hAnsi="Times New Roman"/>
                <w:b/>
                <w:sz w:val="24"/>
                <w:szCs w:val="24"/>
                <w:lang w:val="en-GB"/>
              </w:rPr>
            </w:pPr>
            <w:r w:rsidRPr="006300AF">
              <w:rPr>
                <w:rFonts w:ascii="Times New Roman" w:hAnsi="Times New Roman"/>
                <w:b/>
                <w:sz w:val="24"/>
                <w:szCs w:val="24"/>
                <w:lang w:val="en-GB"/>
              </w:rPr>
              <w:t>Patient E</w:t>
            </w:r>
          </w:p>
        </w:tc>
        <w:tc>
          <w:tcPr>
            <w:tcW w:w="1213" w:type="dxa"/>
          </w:tcPr>
          <w:p w14:paraId="0A17B82A" w14:textId="6C75B1D2" w:rsidR="00E40A73" w:rsidRPr="006300AF" w:rsidRDefault="00E40A73" w:rsidP="00E40A73">
            <w:pPr>
              <w:pStyle w:val="ListParagraph"/>
              <w:ind w:left="0"/>
              <w:jc w:val="center"/>
              <w:rPr>
                <w:rFonts w:ascii="Times New Roman" w:hAnsi="Times New Roman"/>
                <w:sz w:val="24"/>
                <w:szCs w:val="24"/>
                <w:lang w:val="en-GB"/>
              </w:rPr>
            </w:pPr>
            <w:r w:rsidRPr="006300AF">
              <w:rPr>
                <w:rFonts w:ascii="Times New Roman" w:hAnsi="Times New Roman"/>
                <w:sz w:val="24"/>
                <w:szCs w:val="24"/>
                <w:lang w:val="en-GB"/>
              </w:rPr>
              <w:t>Decease</w:t>
            </w:r>
          </w:p>
        </w:tc>
        <w:tc>
          <w:tcPr>
            <w:tcW w:w="1984" w:type="dxa"/>
          </w:tcPr>
          <w:p w14:paraId="4B00DF33" w14:textId="57CBADC2" w:rsidR="00E40A73" w:rsidRPr="006300AF" w:rsidRDefault="00C03DE9" w:rsidP="00E40A73">
            <w:pPr>
              <w:pStyle w:val="ListParagraph"/>
              <w:ind w:left="0"/>
              <w:jc w:val="center"/>
              <w:rPr>
                <w:rFonts w:ascii="Times New Roman" w:hAnsi="Times New Roman"/>
                <w:sz w:val="24"/>
                <w:szCs w:val="24"/>
                <w:lang w:val="en-GB"/>
              </w:rPr>
            </w:pPr>
            <w:r w:rsidRPr="006300AF">
              <w:rPr>
                <w:rFonts w:ascii="Times New Roman" w:hAnsi="Times New Roman"/>
                <w:sz w:val="24"/>
                <w:szCs w:val="24"/>
                <w:lang w:val="en-GB"/>
              </w:rPr>
              <w:t>35</w:t>
            </w:r>
          </w:p>
        </w:tc>
        <w:tc>
          <w:tcPr>
            <w:tcW w:w="2932" w:type="dxa"/>
          </w:tcPr>
          <w:p w14:paraId="7B7F8D5A" w14:textId="1BA84F56" w:rsidR="00E40A73" w:rsidRPr="006300AF" w:rsidRDefault="00C03DE9" w:rsidP="00C03DE9">
            <w:pPr>
              <w:pStyle w:val="ListParagraph"/>
              <w:ind w:left="0"/>
              <w:rPr>
                <w:rFonts w:ascii="Times New Roman" w:hAnsi="Times New Roman"/>
                <w:sz w:val="24"/>
                <w:szCs w:val="24"/>
                <w:lang w:val="en-GB"/>
              </w:rPr>
            </w:pPr>
            <w:r w:rsidRPr="006300AF">
              <w:rPr>
                <w:rFonts w:ascii="Times New Roman" w:hAnsi="Times New Roman"/>
                <w:sz w:val="24"/>
                <w:szCs w:val="24"/>
                <w:lang w:val="en-GB"/>
              </w:rPr>
              <w:t xml:space="preserve">28 - 35  = -7 </w:t>
            </w:r>
            <w:r w:rsidRPr="006300AF">
              <w:rPr>
                <w:rFonts w:ascii="Times New Roman" w:hAnsi="Times New Roman"/>
                <w:sz w:val="24"/>
                <w:szCs w:val="24"/>
                <w:lang w:val="en-GB"/>
              </w:rPr>
              <w:sym w:font="Wingdings" w:char="F0E0"/>
            </w:r>
            <w:r w:rsidRPr="006300AF">
              <w:rPr>
                <w:rFonts w:ascii="Times New Roman" w:hAnsi="Times New Roman"/>
                <w:sz w:val="24"/>
                <w:szCs w:val="24"/>
                <w:lang w:val="en-GB"/>
              </w:rPr>
              <w:t xml:space="preserve"> 0</w:t>
            </w:r>
          </w:p>
        </w:tc>
      </w:tr>
    </w:tbl>
    <w:p w14:paraId="4144EAF3" w14:textId="77777777" w:rsidR="00630E93" w:rsidRPr="006300AF" w:rsidRDefault="00630E93" w:rsidP="00C03DE9">
      <w:pPr>
        <w:spacing w:after="0" w:line="360" w:lineRule="auto"/>
        <w:jc w:val="both"/>
        <w:rPr>
          <w:rFonts w:ascii="Times New Roman" w:hAnsi="Times New Roman"/>
          <w:b/>
          <w:sz w:val="24"/>
          <w:szCs w:val="24"/>
          <w:lang w:val="en-GB"/>
        </w:rPr>
      </w:pPr>
    </w:p>
    <w:p w14:paraId="376CA46D" w14:textId="4DB2B98B" w:rsidR="00E7577F" w:rsidRPr="006300AF" w:rsidRDefault="00E7577F" w:rsidP="00630E93">
      <w:pPr>
        <w:pStyle w:val="Text"/>
        <w:numPr>
          <w:ilvl w:val="0"/>
          <w:numId w:val="39"/>
        </w:numPr>
        <w:spacing w:line="360" w:lineRule="auto"/>
        <w:jc w:val="both"/>
        <w:rPr>
          <w:rFonts w:ascii="Times New Roman" w:hAnsi="Times New Roman"/>
          <w:sz w:val="24"/>
          <w:szCs w:val="24"/>
          <w:lang w:val="en-GB"/>
        </w:rPr>
      </w:pPr>
      <w:r w:rsidRPr="006300AF">
        <w:rPr>
          <w:rFonts w:ascii="Times New Roman" w:hAnsi="Times New Roman"/>
          <w:b/>
          <w:sz w:val="24"/>
          <w:szCs w:val="24"/>
          <w:lang w:val="en-GB"/>
        </w:rPr>
        <w:t xml:space="preserve">Oxygen Saturation Assessment </w:t>
      </w:r>
      <w:r w:rsidRPr="006300AF">
        <w:rPr>
          <w:rFonts w:ascii="Times New Roman" w:hAnsi="Times New Roman"/>
          <w:sz w:val="24"/>
          <w:szCs w:val="24"/>
          <w:lang w:val="en-GB"/>
        </w:rPr>
        <w:t>- measured as area under the curve of SF ratio (AUC_SF). SF ratio is defined as pulse oximeter oxygen saturation (SpO</w:t>
      </w:r>
      <w:r w:rsidRPr="006300AF">
        <w:rPr>
          <w:rFonts w:ascii="Times New Roman" w:hAnsi="Times New Roman"/>
          <w:sz w:val="24"/>
          <w:szCs w:val="24"/>
          <w:vertAlign w:val="subscript"/>
          <w:lang w:val="en-GB"/>
        </w:rPr>
        <w:t>2</w:t>
      </w:r>
      <w:r w:rsidRPr="006300AF">
        <w:rPr>
          <w:rFonts w:ascii="Times New Roman" w:hAnsi="Times New Roman"/>
          <w:sz w:val="24"/>
          <w:szCs w:val="24"/>
          <w:lang w:val="en-GB"/>
        </w:rPr>
        <w:t>) divided by fraction of inspired oxygen</w:t>
      </w:r>
      <w:r w:rsidRPr="006300AF">
        <w:rPr>
          <w:rFonts w:ascii="Times New Roman" w:hAnsi="Times New Roman"/>
          <w:b/>
          <w:sz w:val="24"/>
          <w:szCs w:val="24"/>
          <w:lang w:val="en-GB"/>
        </w:rPr>
        <w:t xml:space="preserve"> (</w:t>
      </w:r>
      <w:r w:rsidRPr="006300AF">
        <w:rPr>
          <w:rFonts w:ascii="Times New Roman" w:hAnsi="Times New Roman"/>
          <w:sz w:val="24"/>
          <w:szCs w:val="24"/>
          <w:lang w:val="en-GB"/>
        </w:rPr>
        <w:t>FiO</w:t>
      </w:r>
      <w:r w:rsidRPr="006300AF">
        <w:rPr>
          <w:rFonts w:ascii="Times New Roman" w:hAnsi="Times New Roman"/>
          <w:sz w:val="24"/>
          <w:szCs w:val="24"/>
          <w:vertAlign w:val="subscript"/>
          <w:lang w:val="en-GB"/>
        </w:rPr>
        <w:t>2</w:t>
      </w:r>
      <w:r w:rsidRPr="006300AF">
        <w:rPr>
          <w:rFonts w:ascii="Times New Roman" w:hAnsi="Times New Roman"/>
          <w:sz w:val="24"/>
          <w:szCs w:val="24"/>
          <w:lang w:val="en-GB"/>
        </w:rPr>
        <w:t>). AUC_SF is the area under the curve of SF ratio measured throughout the course of receiving SV o MBV.</w:t>
      </w:r>
    </w:p>
    <w:p w14:paraId="5493FEE0" w14:textId="1364F25B" w:rsidR="00630E93" w:rsidRPr="006300AF" w:rsidRDefault="00E7577F" w:rsidP="00630E93">
      <w:pPr>
        <w:pStyle w:val="Text"/>
        <w:numPr>
          <w:ilvl w:val="0"/>
          <w:numId w:val="39"/>
        </w:numPr>
        <w:spacing w:line="360" w:lineRule="auto"/>
        <w:jc w:val="both"/>
        <w:rPr>
          <w:rFonts w:ascii="Times New Roman" w:hAnsi="Times New Roman"/>
          <w:sz w:val="24"/>
          <w:szCs w:val="24"/>
          <w:lang w:val="en-GB"/>
        </w:rPr>
      </w:pPr>
      <w:r w:rsidRPr="006300AF">
        <w:rPr>
          <w:rFonts w:ascii="Times New Roman" w:hAnsi="Times New Roman"/>
          <w:b/>
          <w:sz w:val="24"/>
          <w:szCs w:val="24"/>
          <w:lang w:val="en-GB"/>
        </w:rPr>
        <w:t xml:space="preserve">Level of Recruitment - </w:t>
      </w:r>
      <w:r w:rsidRPr="006300AF">
        <w:rPr>
          <w:rFonts w:ascii="Times New Roman" w:hAnsi="Times New Roman"/>
          <w:sz w:val="24"/>
          <w:szCs w:val="24"/>
          <w:lang w:val="en-GB"/>
        </w:rPr>
        <w:t>measured as Chest X-ray Index (Subject to availability)</w:t>
      </w:r>
    </w:p>
    <w:p w14:paraId="0552DB54" w14:textId="4CA5BF3A" w:rsidR="00E7577F" w:rsidRPr="006300AF" w:rsidRDefault="00E7577F" w:rsidP="00630E93">
      <w:pPr>
        <w:pStyle w:val="Text"/>
        <w:numPr>
          <w:ilvl w:val="0"/>
          <w:numId w:val="39"/>
        </w:numPr>
        <w:spacing w:line="360" w:lineRule="auto"/>
        <w:jc w:val="both"/>
        <w:rPr>
          <w:rFonts w:ascii="Times New Roman" w:hAnsi="Times New Roman"/>
          <w:sz w:val="24"/>
          <w:szCs w:val="24"/>
          <w:lang w:val="en-GB"/>
        </w:rPr>
      </w:pPr>
      <w:r w:rsidRPr="006300AF">
        <w:rPr>
          <w:rFonts w:ascii="Times New Roman" w:hAnsi="Times New Roman"/>
          <w:sz w:val="24"/>
          <w:szCs w:val="24"/>
          <w:lang w:val="en-GB"/>
        </w:rPr>
        <w:t xml:space="preserve">The lung area is divided into 4 quadrants: 1) Left upper quadrant (LUQ), 2) Left lower quadrant (LLQ), 3) Right upper quadrant (RUQ) and 4) Right lower quadrant (RLQ). The Chest X-ray Index ranges from 0 to 4, where the number indicates the total number of consolidated alveolar quadrants. </w:t>
      </w:r>
    </w:p>
    <w:p w14:paraId="56B4D758" w14:textId="77777777" w:rsidR="00E7577F" w:rsidRPr="006300AF" w:rsidRDefault="00E7577F" w:rsidP="00E7577F">
      <w:pPr>
        <w:spacing w:after="0" w:line="360" w:lineRule="auto"/>
        <w:jc w:val="both"/>
        <w:rPr>
          <w:rFonts w:ascii="Times New Roman" w:hAnsi="Times New Roman"/>
          <w:sz w:val="24"/>
          <w:szCs w:val="24"/>
          <w:lang w:val="en-GB"/>
        </w:rPr>
      </w:pPr>
    </w:p>
    <w:p w14:paraId="4F7B58B5" w14:textId="7E461CFA" w:rsidR="00E7577F" w:rsidRPr="006300AF" w:rsidRDefault="00E7577F" w:rsidP="00E7577F">
      <w:pPr>
        <w:spacing w:after="0" w:line="360" w:lineRule="auto"/>
        <w:jc w:val="both"/>
        <w:rPr>
          <w:rFonts w:ascii="Times New Roman" w:hAnsi="Times New Roman"/>
          <w:b/>
          <w:sz w:val="24"/>
          <w:szCs w:val="24"/>
          <w:lang w:val="en-GB"/>
        </w:rPr>
      </w:pPr>
      <w:r w:rsidRPr="006300AF">
        <w:rPr>
          <w:rFonts w:ascii="Times New Roman" w:hAnsi="Times New Roman"/>
          <w:b/>
          <w:sz w:val="24"/>
          <w:szCs w:val="24"/>
          <w:lang w:val="en-GB"/>
        </w:rPr>
        <w:t>5.6.2</w:t>
      </w:r>
      <w:r w:rsidRPr="006300AF">
        <w:rPr>
          <w:rFonts w:ascii="Times New Roman" w:hAnsi="Times New Roman"/>
          <w:b/>
          <w:sz w:val="24"/>
          <w:szCs w:val="24"/>
          <w:lang w:val="en-GB"/>
        </w:rPr>
        <w:tab/>
        <w:t>Specific Analysis</w:t>
      </w:r>
    </w:p>
    <w:p w14:paraId="7B10EC9F" w14:textId="53529821" w:rsidR="00C03DE9" w:rsidRPr="006300AF" w:rsidRDefault="00E7577F" w:rsidP="00E7577F">
      <w:pPr>
        <w:spacing w:after="0" w:line="360" w:lineRule="auto"/>
        <w:jc w:val="both"/>
        <w:rPr>
          <w:rFonts w:ascii="Times New Roman" w:hAnsi="Times New Roman"/>
          <w:sz w:val="24"/>
          <w:szCs w:val="24"/>
          <w:lang w:val="en-GB"/>
        </w:rPr>
      </w:pPr>
      <w:r w:rsidRPr="006300AF">
        <w:rPr>
          <w:rFonts w:ascii="Times New Roman" w:hAnsi="Times New Roman"/>
          <w:sz w:val="24"/>
          <w:szCs w:val="24"/>
          <w:lang w:val="en-GB"/>
        </w:rPr>
        <w:t>The following shows the specific analysis that will be carried out in each collected data. In particular, the Lilliefors test will be used to assess normality of raw or log-transformed data. Assuming an approximately normal distribution, 2-sample t-tests (t-test) will be used to compare the distributions from the control and intervention groups. If the data appears to be from non-parametric distributions, the Mann-Whitney U (MW) and 2-sample Kolmogorov-Smirnov tests (KS-test) will be used to assess differences in location and shape, respectively of the distributions. P-values less than 0.05 will be considered to indicate statistically significant (differences in) results.</w:t>
      </w:r>
    </w:p>
    <w:p w14:paraId="22A31A4F" w14:textId="77777777" w:rsidR="00C03DE9" w:rsidRPr="006300AF" w:rsidRDefault="00C03DE9" w:rsidP="00E7577F">
      <w:pPr>
        <w:spacing w:after="0" w:line="360" w:lineRule="auto"/>
        <w:jc w:val="both"/>
        <w:rPr>
          <w:rFonts w:ascii="Times New Roman" w:hAnsi="Times New Roman"/>
          <w:sz w:val="24"/>
          <w:szCs w:val="24"/>
          <w:lang w:val="en-GB"/>
        </w:rPr>
      </w:pPr>
    </w:p>
    <w:p w14:paraId="22440A1B" w14:textId="77777777" w:rsidR="00E7577F" w:rsidRPr="006300AF" w:rsidRDefault="00E7577F" w:rsidP="00E7577F">
      <w:pPr>
        <w:spacing w:after="0" w:line="360" w:lineRule="auto"/>
        <w:jc w:val="both"/>
        <w:rPr>
          <w:rFonts w:ascii="Times New Roman" w:hAnsi="Times New Roman"/>
          <w:b/>
          <w:sz w:val="24"/>
          <w:szCs w:val="24"/>
          <w:lang w:val="en-GB"/>
        </w:rPr>
      </w:pPr>
      <w:r w:rsidRPr="006300AF">
        <w:rPr>
          <w:rFonts w:ascii="Times New Roman" w:hAnsi="Times New Roman"/>
          <w:b/>
          <w:sz w:val="24"/>
          <w:szCs w:val="24"/>
          <w:lang w:val="en-GB"/>
        </w:rPr>
        <w:t>A. Length of Mechanical Ventilation (</w:t>
      </w:r>
      <w:proofErr w:type="spellStart"/>
      <w:r w:rsidRPr="006300AF">
        <w:rPr>
          <w:rFonts w:ascii="Times New Roman" w:hAnsi="Times New Roman"/>
          <w:b/>
          <w:sz w:val="24"/>
          <w:szCs w:val="24"/>
          <w:lang w:val="en-GB"/>
        </w:rPr>
        <w:t>LoMV</w:t>
      </w:r>
      <w:proofErr w:type="spellEnd"/>
      <w:r w:rsidRPr="006300AF">
        <w:rPr>
          <w:rFonts w:ascii="Times New Roman" w:hAnsi="Times New Roman"/>
          <w:b/>
          <w:sz w:val="24"/>
          <w:szCs w:val="24"/>
          <w:lang w:val="en-GB"/>
        </w:rPr>
        <w:t>):</w:t>
      </w:r>
    </w:p>
    <w:p w14:paraId="274465DB" w14:textId="77777777" w:rsidR="00E7577F" w:rsidRPr="006300AF" w:rsidRDefault="00E7577F" w:rsidP="00E7577F">
      <w:pPr>
        <w:pStyle w:val="ListParagraph"/>
        <w:numPr>
          <w:ilvl w:val="0"/>
          <w:numId w:val="31"/>
        </w:numPr>
        <w:spacing w:after="0" w:line="360" w:lineRule="auto"/>
        <w:jc w:val="both"/>
        <w:rPr>
          <w:rFonts w:ascii="Times New Roman" w:hAnsi="Times New Roman"/>
          <w:sz w:val="24"/>
          <w:szCs w:val="24"/>
          <w:lang w:val="en-GB"/>
        </w:rPr>
      </w:pPr>
      <w:r w:rsidRPr="006300AF">
        <w:rPr>
          <w:rFonts w:ascii="Times New Roman" w:hAnsi="Times New Roman"/>
          <w:sz w:val="24"/>
          <w:szCs w:val="24"/>
          <w:lang w:val="en-GB"/>
        </w:rPr>
        <w:t xml:space="preserve">Lilliefors test: Assess the distribution of </w:t>
      </w:r>
      <w:proofErr w:type="spellStart"/>
      <w:r w:rsidRPr="006300AF">
        <w:rPr>
          <w:rFonts w:ascii="Times New Roman" w:hAnsi="Times New Roman"/>
          <w:sz w:val="24"/>
          <w:szCs w:val="24"/>
          <w:lang w:val="en-GB"/>
        </w:rPr>
        <w:t>LoMV</w:t>
      </w:r>
      <w:proofErr w:type="spellEnd"/>
      <w:r w:rsidRPr="006300AF">
        <w:rPr>
          <w:rFonts w:ascii="Times New Roman" w:hAnsi="Times New Roman"/>
          <w:sz w:val="24"/>
          <w:szCs w:val="24"/>
          <w:lang w:val="en-GB"/>
        </w:rPr>
        <w:t xml:space="preserve"> for the control and intervention group.</w:t>
      </w:r>
    </w:p>
    <w:p w14:paraId="6F960F85" w14:textId="75B4E3F1" w:rsidR="00E7577F" w:rsidRPr="006300AF" w:rsidRDefault="00E66A2F" w:rsidP="00E7577F">
      <w:pPr>
        <w:pStyle w:val="ListParagraph"/>
        <w:numPr>
          <w:ilvl w:val="0"/>
          <w:numId w:val="31"/>
        </w:numPr>
        <w:spacing w:after="0" w:line="360" w:lineRule="auto"/>
        <w:jc w:val="both"/>
        <w:rPr>
          <w:rFonts w:ascii="Times New Roman" w:hAnsi="Times New Roman"/>
          <w:sz w:val="24"/>
          <w:szCs w:val="24"/>
          <w:lang w:val="en-GB"/>
        </w:rPr>
      </w:pPr>
      <w:r w:rsidRPr="006300AF">
        <w:rPr>
          <w:rFonts w:ascii="Times New Roman" w:hAnsi="Times New Roman"/>
          <w:sz w:val="24"/>
          <w:szCs w:val="24"/>
          <w:lang w:val="en-GB"/>
        </w:rPr>
        <w:t>One tailed/ two tailed</w:t>
      </w:r>
      <w:r w:rsidR="00E7577F" w:rsidRPr="006300AF">
        <w:rPr>
          <w:rFonts w:ascii="Times New Roman" w:hAnsi="Times New Roman"/>
          <w:sz w:val="24"/>
          <w:szCs w:val="24"/>
          <w:lang w:val="en-GB"/>
        </w:rPr>
        <w:t xml:space="preserve"> t-test</w:t>
      </w:r>
      <w:r w:rsidR="00D15800" w:rsidRPr="006300AF">
        <w:rPr>
          <w:rFonts w:ascii="Times New Roman" w:hAnsi="Times New Roman"/>
          <w:sz w:val="24"/>
          <w:szCs w:val="24"/>
          <w:lang w:val="en-GB"/>
        </w:rPr>
        <w:t>/ log t-test</w:t>
      </w:r>
      <w:r w:rsidR="00E7577F" w:rsidRPr="006300AF">
        <w:rPr>
          <w:rFonts w:ascii="Times New Roman" w:hAnsi="Times New Roman"/>
          <w:sz w:val="24"/>
          <w:szCs w:val="24"/>
          <w:lang w:val="en-GB"/>
        </w:rPr>
        <w:t xml:space="preserve"> or MW and KS test.</w:t>
      </w:r>
    </w:p>
    <w:p w14:paraId="6ADE4664" w14:textId="77777777" w:rsidR="00E7577F" w:rsidRPr="006300AF" w:rsidRDefault="00E7577F" w:rsidP="00E7577F">
      <w:pPr>
        <w:spacing w:after="0" w:line="360" w:lineRule="auto"/>
        <w:jc w:val="both"/>
        <w:rPr>
          <w:rFonts w:ascii="Times New Roman" w:hAnsi="Times New Roman"/>
          <w:sz w:val="24"/>
          <w:szCs w:val="24"/>
          <w:lang w:val="en-GB"/>
        </w:rPr>
      </w:pPr>
      <w:r w:rsidRPr="006300AF">
        <w:rPr>
          <w:rFonts w:ascii="Times New Roman" w:hAnsi="Times New Roman"/>
          <w:b/>
          <w:sz w:val="24"/>
          <w:szCs w:val="24"/>
          <w:lang w:val="en-GB"/>
        </w:rPr>
        <w:lastRenderedPageBreak/>
        <w:t>B. Patient-</w:t>
      </w:r>
      <w:proofErr w:type="spellStart"/>
      <w:r w:rsidRPr="006300AF">
        <w:rPr>
          <w:rFonts w:ascii="Times New Roman" w:hAnsi="Times New Roman"/>
          <w:b/>
          <w:sz w:val="24"/>
          <w:szCs w:val="24"/>
          <w:lang w:val="en-GB"/>
        </w:rPr>
        <w:t>Centered</w:t>
      </w:r>
      <w:proofErr w:type="spellEnd"/>
      <w:r w:rsidRPr="006300AF">
        <w:rPr>
          <w:rFonts w:ascii="Times New Roman" w:hAnsi="Times New Roman"/>
          <w:b/>
          <w:sz w:val="24"/>
          <w:szCs w:val="24"/>
          <w:lang w:val="en-GB"/>
        </w:rPr>
        <w:t xml:space="preserve"> Quality of</w:t>
      </w:r>
      <w:r w:rsidRPr="006300AF">
        <w:rPr>
          <w:rFonts w:ascii="Times New Roman" w:hAnsi="Times New Roman"/>
          <w:sz w:val="24"/>
          <w:szCs w:val="24"/>
          <w:lang w:val="en-GB"/>
        </w:rPr>
        <w:t xml:space="preserve"> </w:t>
      </w:r>
      <w:r w:rsidRPr="006300AF">
        <w:rPr>
          <w:rFonts w:ascii="Times New Roman" w:hAnsi="Times New Roman"/>
          <w:b/>
          <w:sz w:val="24"/>
          <w:szCs w:val="24"/>
          <w:lang w:val="en-GB"/>
        </w:rPr>
        <w:t>Care:</w:t>
      </w:r>
    </w:p>
    <w:p w14:paraId="6C3F6BE0" w14:textId="77777777" w:rsidR="00E7577F" w:rsidRPr="006300AF" w:rsidRDefault="00E7577F" w:rsidP="00E7577F">
      <w:pPr>
        <w:pStyle w:val="Text"/>
        <w:numPr>
          <w:ilvl w:val="0"/>
          <w:numId w:val="32"/>
        </w:numPr>
        <w:spacing w:line="360" w:lineRule="auto"/>
        <w:jc w:val="both"/>
        <w:rPr>
          <w:rFonts w:ascii="Times New Roman" w:hAnsi="Times New Roman"/>
          <w:sz w:val="24"/>
          <w:szCs w:val="24"/>
          <w:lang w:val="en-GB"/>
        </w:rPr>
      </w:pPr>
      <w:r w:rsidRPr="006300AF">
        <w:rPr>
          <w:rFonts w:ascii="Times New Roman" w:hAnsi="Times New Roman"/>
          <w:sz w:val="24"/>
          <w:szCs w:val="24"/>
          <w:lang w:val="en-GB"/>
        </w:rPr>
        <w:t xml:space="preserve">Total </w:t>
      </w:r>
      <w:proofErr w:type="spellStart"/>
      <w:r w:rsidRPr="006300AF">
        <w:rPr>
          <w:rFonts w:ascii="Times New Roman" w:hAnsi="Times New Roman"/>
          <w:sz w:val="24"/>
          <w:szCs w:val="24"/>
          <w:lang w:val="en-GB"/>
        </w:rPr>
        <w:t>NoD</w:t>
      </w:r>
      <w:proofErr w:type="spellEnd"/>
      <w:r w:rsidRPr="006300AF">
        <w:rPr>
          <w:rFonts w:ascii="Times New Roman" w:hAnsi="Times New Roman"/>
          <w:sz w:val="24"/>
          <w:szCs w:val="24"/>
          <w:lang w:val="en-GB"/>
        </w:rPr>
        <w:t xml:space="preserve"> is normalised by dividing the total of </w:t>
      </w:r>
      <w:proofErr w:type="spellStart"/>
      <w:r w:rsidRPr="006300AF">
        <w:rPr>
          <w:rFonts w:ascii="Times New Roman" w:hAnsi="Times New Roman"/>
          <w:sz w:val="24"/>
          <w:szCs w:val="24"/>
          <w:lang w:val="en-GB"/>
        </w:rPr>
        <w:t>NoD</w:t>
      </w:r>
      <w:proofErr w:type="spellEnd"/>
      <w:r w:rsidRPr="006300AF">
        <w:rPr>
          <w:rFonts w:ascii="Times New Roman" w:hAnsi="Times New Roman"/>
          <w:sz w:val="24"/>
          <w:szCs w:val="24"/>
          <w:lang w:val="en-GB"/>
        </w:rPr>
        <w:t xml:space="preserve"> for all days that the patient was on MV, by the total number of days on MV (|</w:t>
      </w:r>
      <w:proofErr w:type="spellStart"/>
      <w:r w:rsidRPr="006300AF">
        <w:rPr>
          <w:rFonts w:ascii="Times New Roman" w:hAnsi="Times New Roman"/>
          <w:sz w:val="24"/>
          <w:szCs w:val="24"/>
          <w:lang w:val="en-GB"/>
        </w:rPr>
        <w:t>NoD</w:t>
      </w:r>
      <w:proofErr w:type="spellEnd"/>
      <w:r w:rsidRPr="006300AF">
        <w:rPr>
          <w:rFonts w:ascii="Times New Roman" w:hAnsi="Times New Roman"/>
          <w:sz w:val="24"/>
          <w:szCs w:val="24"/>
          <w:lang w:val="en-GB"/>
        </w:rPr>
        <w:t>|).</w:t>
      </w:r>
    </w:p>
    <w:p w14:paraId="581A72D3" w14:textId="77777777" w:rsidR="00E7577F" w:rsidRPr="006300AF" w:rsidRDefault="00E7577F" w:rsidP="00E7577F">
      <w:pPr>
        <w:pStyle w:val="ListParagraph"/>
        <w:numPr>
          <w:ilvl w:val="0"/>
          <w:numId w:val="32"/>
        </w:numPr>
        <w:spacing w:after="0" w:line="360" w:lineRule="auto"/>
        <w:jc w:val="both"/>
        <w:rPr>
          <w:rFonts w:ascii="Times New Roman" w:hAnsi="Times New Roman"/>
          <w:sz w:val="24"/>
          <w:szCs w:val="24"/>
          <w:lang w:val="en-GB"/>
        </w:rPr>
      </w:pPr>
      <w:r w:rsidRPr="006300AF">
        <w:rPr>
          <w:rFonts w:ascii="Times New Roman" w:hAnsi="Times New Roman"/>
          <w:sz w:val="24"/>
          <w:szCs w:val="24"/>
          <w:lang w:val="en-GB"/>
        </w:rPr>
        <w:t xml:space="preserve">Lilliefors test: Assess the distribution of </w:t>
      </w:r>
      <w:proofErr w:type="spellStart"/>
      <w:r w:rsidRPr="006300AF">
        <w:rPr>
          <w:rFonts w:ascii="Times New Roman" w:hAnsi="Times New Roman"/>
          <w:sz w:val="24"/>
          <w:szCs w:val="24"/>
          <w:lang w:val="en-GB"/>
        </w:rPr>
        <w:t>NoD</w:t>
      </w:r>
      <w:proofErr w:type="spellEnd"/>
      <w:r w:rsidRPr="006300AF">
        <w:rPr>
          <w:rFonts w:ascii="Times New Roman" w:hAnsi="Times New Roman"/>
          <w:sz w:val="24"/>
          <w:szCs w:val="24"/>
          <w:lang w:val="en-GB"/>
        </w:rPr>
        <w:t xml:space="preserve"> for the control and intervention group.</w:t>
      </w:r>
    </w:p>
    <w:p w14:paraId="56637DAB" w14:textId="3FDCF883" w:rsidR="00E7577F" w:rsidRPr="006300AF" w:rsidRDefault="00E7577F" w:rsidP="00E7577F">
      <w:pPr>
        <w:pStyle w:val="ListParagraph"/>
        <w:numPr>
          <w:ilvl w:val="0"/>
          <w:numId w:val="32"/>
        </w:numPr>
        <w:spacing w:after="0" w:line="360" w:lineRule="auto"/>
        <w:jc w:val="both"/>
        <w:rPr>
          <w:rFonts w:ascii="Times New Roman" w:hAnsi="Times New Roman"/>
          <w:sz w:val="24"/>
          <w:szCs w:val="24"/>
          <w:lang w:val="en-GB"/>
        </w:rPr>
      </w:pPr>
      <w:r w:rsidRPr="006300AF">
        <w:rPr>
          <w:rFonts w:ascii="Times New Roman" w:hAnsi="Times New Roman"/>
          <w:sz w:val="24"/>
          <w:szCs w:val="24"/>
          <w:lang w:val="en-GB"/>
        </w:rPr>
        <w:t>2-tailed t-test or MW and KS test depending on outcome of Lilliefors test.</w:t>
      </w:r>
    </w:p>
    <w:p w14:paraId="41D8DE77" w14:textId="77777777" w:rsidR="00E7577F" w:rsidRPr="006300AF" w:rsidRDefault="00E7577F" w:rsidP="00E7577F">
      <w:pPr>
        <w:pStyle w:val="Text"/>
        <w:spacing w:line="360" w:lineRule="auto"/>
        <w:jc w:val="both"/>
        <w:rPr>
          <w:rFonts w:ascii="Times New Roman" w:hAnsi="Times New Roman"/>
          <w:sz w:val="24"/>
          <w:szCs w:val="24"/>
          <w:lang w:val="en-GB"/>
        </w:rPr>
      </w:pPr>
      <w:r w:rsidRPr="006300AF">
        <w:rPr>
          <w:rFonts w:ascii="Times New Roman" w:hAnsi="Times New Roman"/>
          <w:b/>
          <w:sz w:val="24"/>
          <w:szCs w:val="24"/>
          <w:lang w:val="en-GB"/>
        </w:rPr>
        <w:t>C. Area under curve of PaO</w:t>
      </w:r>
      <w:r w:rsidRPr="006300AF">
        <w:rPr>
          <w:rFonts w:ascii="Times New Roman" w:hAnsi="Times New Roman"/>
          <w:b/>
          <w:sz w:val="24"/>
          <w:szCs w:val="24"/>
          <w:vertAlign w:val="subscript"/>
          <w:lang w:val="en-GB"/>
        </w:rPr>
        <w:t>2</w:t>
      </w:r>
      <w:r w:rsidRPr="006300AF">
        <w:rPr>
          <w:rFonts w:ascii="Times New Roman" w:hAnsi="Times New Roman"/>
          <w:b/>
          <w:sz w:val="24"/>
          <w:szCs w:val="24"/>
          <w:lang w:val="en-GB"/>
        </w:rPr>
        <w:t>/FiO</w:t>
      </w:r>
      <w:r w:rsidRPr="006300AF">
        <w:rPr>
          <w:rFonts w:ascii="Times New Roman" w:hAnsi="Times New Roman"/>
          <w:b/>
          <w:sz w:val="24"/>
          <w:szCs w:val="24"/>
          <w:vertAlign w:val="subscript"/>
          <w:lang w:val="en-GB"/>
        </w:rPr>
        <w:t>2</w:t>
      </w:r>
      <w:r w:rsidRPr="006300AF">
        <w:rPr>
          <w:rFonts w:ascii="Times New Roman" w:hAnsi="Times New Roman"/>
          <w:b/>
          <w:sz w:val="24"/>
          <w:szCs w:val="24"/>
          <w:lang w:val="en-GB"/>
        </w:rPr>
        <w:t xml:space="preserve"> ratio</w:t>
      </w:r>
      <w:r w:rsidRPr="006300AF">
        <w:rPr>
          <w:rFonts w:ascii="Times New Roman" w:eastAsiaTheme="minorHAnsi" w:hAnsi="Times New Roman"/>
          <w:sz w:val="24"/>
          <w:szCs w:val="24"/>
          <w:lang w:val="en-GB" w:eastAsia="en-NZ"/>
        </w:rPr>
        <w:t xml:space="preserve"> </w:t>
      </w:r>
      <w:r w:rsidRPr="006300AF">
        <w:rPr>
          <w:rFonts w:ascii="Times New Roman" w:hAnsi="Times New Roman"/>
          <w:b/>
          <w:sz w:val="24"/>
          <w:szCs w:val="24"/>
          <w:lang w:val="en-GB"/>
        </w:rPr>
        <w:t>over time (AUC_PF):</w:t>
      </w:r>
      <w:r w:rsidRPr="006300AF">
        <w:rPr>
          <w:rFonts w:ascii="Times New Roman" w:hAnsi="Times New Roman"/>
          <w:sz w:val="24"/>
          <w:szCs w:val="24"/>
          <w:lang w:val="en-GB"/>
        </w:rPr>
        <w:t xml:space="preserve"> </w:t>
      </w:r>
    </w:p>
    <w:p w14:paraId="37DB50CD" w14:textId="204A3644" w:rsidR="00E7577F" w:rsidRPr="006300AF" w:rsidRDefault="00D15800" w:rsidP="00E7577F">
      <w:pPr>
        <w:pStyle w:val="Text"/>
        <w:numPr>
          <w:ilvl w:val="0"/>
          <w:numId w:val="34"/>
        </w:numPr>
        <w:spacing w:line="360" w:lineRule="auto"/>
        <w:jc w:val="both"/>
        <w:rPr>
          <w:rFonts w:ascii="Times New Roman" w:hAnsi="Times New Roman"/>
          <w:sz w:val="24"/>
          <w:szCs w:val="24"/>
          <w:lang w:val="en-GB"/>
        </w:rPr>
      </w:pPr>
      <w:r w:rsidRPr="006300AF">
        <w:rPr>
          <w:rFonts w:ascii="Times New Roman" w:hAnsi="Times New Roman"/>
          <w:sz w:val="24"/>
          <w:szCs w:val="24"/>
          <w:lang w:val="en-GB"/>
        </w:rPr>
        <w:t xml:space="preserve">Total AUC_PF is normalised </w:t>
      </w:r>
      <w:r w:rsidR="00E7577F" w:rsidRPr="006300AF">
        <w:rPr>
          <w:rFonts w:ascii="Times New Roman" w:hAnsi="Times New Roman"/>
          <w:sz w:val="24"/>
          <w:szCs w:val="24"/>
          <w:lang w:val="en-GB"/>
        </w:rPr>
        <w:t xml:space="preserve">by the total number of </w:t>
      </w:r>
      <w:r w:rsidRPr="006300AF">
        <w:rPr>
          <w:rFonts w:ascii="Times New Roman" w:hAnsi="Times New Roman"/>
          <w:sz w:val="24"/>
          <w:szCs w:val="24"/>
          <w:lang w:val="en-GB"/>
        </w:rPr>
        <w:t>hours</w:t>
      </w:r>
      <w:r w:rsidR="00E7577F" w:rsidRPr="006300AF">
        <w:rPr>
          <w:rFonts w:ascii="Times New Roman" w:hAnsi="Times New Roman"/>
          <w:sz w:val="24"/>
          <w:szCs w:val="24"/>
          <w:lang w:val="en-GB"/>
        </w:rPr>
        <w:t xml:space="preserve"> on MV (|AUC_PF|).</w:t>
      </w:r>
    </w:p>
    <w:p w14:paraId="73B78C94" w14:textId="77777777" w:rsidR="00E7577F" w:rsidRPr="006300AF" w:rsidRDefault="00E7577F" w:rsidP="00E7577F">
      <w:pPr>
        <w:pStyle w:val="ListParagraph"/>
        <w:numPr>
          <w:ilvl w:val="0"/>
          <w:numId w:val="33"/>
        </w:numPr>
        <w:spacing w:after="0" w:line="360" w:lineRule="auto"/>
        <w:jc w:val="both"/>
        <w:rPr>
          <w:rFonts w:ascii="Times New Roman" w:hAnsi="Times New Roman"/>
          <w:sz w:val="24"/>
          <w:szCs w:val="24"/>
          <w:lang w:val="en-GB"/>
        </w:rPr>
      </w:pPr>
      <w:r w:rsidRPr="006300AF">
        <w:rPr>
          <w:rFonts w:ascii="Times New Roman" w:hAnsi="Times New Roman"/>
          <w:sz w:val="24"/>
          <w:szCs w:val="24"/>
          <w:lang w:val="en-GB"/>
        </w:rPr>
        <w:t>Lilliefors test: Assess the distribution of AUC_PF for the control and intervention group.</w:t>
      </w:r>
    </w:p>
    <w:p w14:paraId="01C41966" w14:textId="46806E35" w:rsidR="00E7577F" w:rsidRPr="006300AF" w:rsidRDefault="00E7577F" w:rsidP="00E7577F">
      <w:pPr>
        <w:pStyle w:val="ListParagraph"/>
        <w:numPr>
          <w:ilvl w:val="0"/>
          <w:numId w:val="33"/>
        </w:numPr>
        <w:spacing w:after="0" w:line="360" w:lineRule="auto"/>
        <w:jc w:val="both"/>
        <w:rPr>
          <w:rFonts w:ascii="Times New Roman" w:hAnsi="Times New Roman"/>
          <w:sz w:val="24"/>
          <w:szCs w:val="24"/>
          <w:lang w:val="en-GB"/>
        </w:rPr>
      </w:pPr>
      <w:r w:rsidRPr="006300AF">
        <w:rPr>
          <w:rFonts w:ascii="Times New Roman" w:hAnsi="Times New Roman"/>
          <w:sz w:val="24"/>
          <w:szCs w:val="24"/>
          <w:lang w:val="en-GB"/>
        </w:rPr>
        <w:t>2-tailed t-test or MW and KS test depending on outcome of Lilliefors test.</w:t>
      </w:r>
    </w:p>
    <w:p w14:paraId="18BA0745" w14:textId="760C4B4A" w:rsidR="00E66A2F" w:rsidRPr="006300AF" w:rsidRDefault="00E66A2F" w:rsidP="00E66A2F">
      <w:pPr>
        <w:spacing w:after="0" w:line="360" w:lineRule="auto"/>
        <w:jc w:val="both"/>
        <w:rPr>
          <w:rFonts w:ascii="Times New Roman" w:hAnsi="Times New Roman"/>
          <w:b/>
          <w:sz w:val="24"/>
          <w:szCs w:val="24"/>
          <w:lang w:val="en-GB"/>
        </w:rPr>
      </w:pPr>
      <w:r w:rsidRPr="006300AF">
        <w:rPr>
          <w:rFonts w:ascii="Times New Roman" w:hAnsi="Times New Roman"/>
          <w:b/>
          <w:sz w:val="24"/>
          <w:szCs w:val="24"/>
          <w:lang w:val="en-GB"/>
        </w:rPr>
        <w:t>D. Ventilation Free Days (V</w:t>
      </w:r>
      <w:r w:rsidR="009836BB">
        <w:rPr>
          <w:rFonts w:ascii="Times New Roman" w:hAnsi="Times New Roman"/>
          <w:b/>
          <w:sz w:val="24"/>
          <w:szCs w:val="24"/>
          <w:lang w:val="en-GB"/>
        </w:rPr>
        <w:t>FD</w:t>
      </w:r>
      <w:r w:rsidRPr="006300AF">
        <w:rPr>
          <w:rFonts w:ascii="Times New Roman" w:hAnsi="Times New Roman"/>
          <w:b/>
          <w:sz w:val="24"/>
          <w:szCs w:val="24"/>
          <w:lang w:val="en-GB"/>
        </w:rPr>
        <w:t>):</w:t>
      </w:r>
    </w:p>
    <w:p w14:paraId="67FD1CC6" w14:textId="67F8C15D" w:rsidR="00E66A2F" w:rsidRPr="006300AF" w:rsidRDefault="00E66A2F" w:rsidP="00E66A2F">
      <w:pPr>
        <w:pStyle w:val="ListParagraph"/>
        <w:numPr>
          <w:ilvl w:val="0"/>
          <w:numId w:val="31"/>
        </w:numPr>
        <w:spacing w:after="0" w:line="360" w:lineRule="auto"/>
        <w:jc w:val="both"/>
        <w:rPr>
          <w:rFonts w:ascii="Times New Roman" w:hAnsi="Times New Roman"/>
          <w:sz w:val="24"/>
          <w:szCs w:val="24"/>
          <w:lang w:val="en-GB"/>
        </w:rPr>
      </w:pPr>
      <w:r w:rsidRPr="006300AF">
        <w:rPr>
          <w:rFonts w:ascii="Times New Roman" w:hAnsi="Times New Roman"/>
          <w:sz w:val="24"/>
          <w:szCs w:val="24"/>
          <w:lang w:val="en-GB"/>
        </w:rPr>
        <w:t xml:space="preserve">Lilliefors test: Assess the distribution of </w:t>
      </w:r>
      <w:r w:rsidR="00D15800" w:rsidRPr="006300AF">
        <w:rPr>
          <w:rFonts w:ascii="Times New Roman" w:hAnsi="Times New Roman"/>
          <w:sz w:val="24"/>
          <w:szCs w:val="24"/>
          <w:lang w:val="en-GB"/>
        </w:rPr>
        <w:t>V</w:t>
      </w:r>
      <w:r w:rsidR="009836BB">
        <w:rPr>
          <w:rFonts w:ascii="Times New Roman" w:hAnsi="Times New Roman"/>
          <w:sz w:val="24"/>
          <w:szCs w:val="24"/>
          <w:lang w:val="en-GB"/>
        </w:rPr>
        <w:t>FD</w:t>
      </w:r>
      <w:r w:rsidRPr="006300AF">
        <w:rPr>
          <w:rFonts w:ascii="Times New Roman" w:hAnsi="Times New Roman"/>
          <w:sz w:val="24"/>
          <w:szCs w:val="24"/>
          <w:lang w:val="en-GB"/>
        </w:rPr>
        <w:t xml:space="preserve"> for the control and intervention group.</w:t>
      </w:r>
    </w:p>
    <w:p w14:paraId="22E43D3F" w14:textId="29EAB4C4" w:rsidR="00E66A2F" w:rsidRPr="006300AF" w:rsidRDefault="00E66A2F" w:rsidP="00E66A2F">
      <w:pPr>
        <w:pStyle w:val="ListParagraph"/>
        <w:numPr>
          <w:ilvl w:val="0"/>
          <w:numId w:val="31"/>
        </w:numPr>
        <w:spacing w:after="0" w:line="360" w:lineRule="auto"/>
        <w:jc w:val="both"/>
        <w:rPr>
          <w:rFonts w:ascii="Times New Roman" w:hAnsi="Times New Roman"/>
          <w:sz w:val="24"/>
          <w:szCs w:val="24"/>
          <w:lang w:val="en-GB"/>
        </w:rPr>
      </w:pPr>
      <w:r w:rsidRPr="006300AF">
        <w:rPr>
          <w:rFonts w:ascii="Times New Roman" w:hAnsi="Times New Roman"/>
          <w:sz w:val="24"/>
          <w:szCs w:val="24"/>
          <w:lang w:val="en-GB"/>
        </w:rPr>
        <w:t>One tailed/ two tailed t-test</w:t>
      </w:r>
      <w:r w:rsidR="00D15800" w:rsidRPr="006300AF">
        <w:rPr>
          <w:rFonts w:ascii="Times New Roman" w:hAnsi="Times New Roman"/>
          <w:sz w:val="24"/>
          <w:szCs w:val="24"/>
          <w:lang w:val="en-GB"/>
        </w:rPr>
        <w:t>/ log t-test</w:t>
      </w:r>
      <w:r w:rsidRPr="006300AF">
        <w:rPr>
          <w:rFonts w:ascii="Times New Roman" w:hAnsi="Times New Roman"/>
          <w:sz w:val="24"/>
          <w:szCs w:val="24"/>
          <w:lang w:val="en-GB"/>
        </w:rPr>
        <w:t xml:space="preserve"> or MW and KS test.</w:t>
      </w:r>
    </w:p>
    <w:p w14:paraId="5B0F0C5C" w14:textId="627AA00D" w:rsidR="00E7577F" w:rsidRPr="006300AF" w:rsidRDefault="00E66A2F" w:rsidP="00E7577F">
      <w:pPr>
        <w:pStyle w:val="Text"/>
        <w:spacing w:line="360" w:lineRule="auto"/>
        <w:jc w:val="both"/>
        <w:rPr>
          <w:rFonts w:ascii="Times New Roman" w:hAnsi="Times New Roman"/>
          <w:sz w:val="24"/>
          <w:szCs w:val="24"/>
          <w:lang w:val="en-GB"/>
        </w:rPr>
      </w:pPr>
      <w:r w:rsidRPr="006300AF">
        <w:rPr>
          <w:rFonts w:ascii="Times New Roman" w:hAnsi="Times New Roman"/>
          <w:b/>
          <w:sz w:val="24"/>
          <w:szCs w:val="24"/>
          <w:lang w:val="en-GB"/>
        </w:rPr>
        <w:t>E</w:t>
      </w:r>
      <w:r w:rsidR="00E7577F" w:rsidRPr="006300AF">
        <w:rPr>
          <w:rFonts w:ascii="Times New Roman" w:hAnsi="Times New Roman"/>
          <w:b/>
          <w:sz w:val="24"/>
          <w:szCs w:val="24"/>
          <w:lang w:val="en-GB"/>
        </w:rPr>
        <w:t>. Area under curve of SpO</w:t>
      </w:r>
      <w:r w:rsidR="00E7577F" w:rsidRPr="006300AF">
        <w:rPr>
          <w:rFonts w:ascii="Times New Roman" w:hAnsi="Times New Roman"/>
          <w:b/>
          <w:sz w:val="24"/>
          <w:szCs w:val="24"/>
          <w:vertAlign w:val="subscript"/>
          <w:lang w:val="en-GB"/>
        </w:rPr>
        <w:t>2</w:t>
      </w:r>
      <w:r w:rsidR="00E7577F" w:rsidRPr="006300AF">
        <w:rPr>
          <w:rFonts w:ascii="Times New Roman" w:hAnsi="Times New Roman"/>
          <w:b/>
          <w:sz w:val="24"/>
          <w:szCs w:val="24"/>
          <w:lang w:val="en-GB"/>
        </w:rPr>
        <w:t>/FiO</w:t>
      </w:r>
      <w:r w:rsidR="00E7577F" w:rsidRPr="006300AF">
        <w:rPr>
          <w:rFonts w:ascii="Times New Roman" w:hAnsi="Times New Roman"/>
          <w:b/>
          <w:sz w:val="24"/>
          <w:szCs w:val="24"/>
          <w:vertAlign w:val="subscript"/>
          <w:lang w:val="en-GB"/>
        </w:rPr>
        <w:t>2</w:t>
      </w:r>
      <w:r w:rsidR="00E7577F" w:rsidRPr="006300AF">
        <w:rPr>
          <w:rFonts w:ascii="Times New Roman" w:hAnsi="Times New Roman"/>
          <w:b/>
          <w:sz w:val="24"/>
          <w:szCs w:val="24"/>
          <w:lang w:val="en-GB"/>
        </w:rPr>
        <w:t xml:space="preserve"> ratio over time (AUC_SpO</w:t>
      </w:r>
      <w:r w:rsidR="00E7577F" w:rsidRPr="006300AF">
        <w:rPr>
          <w:rFonts w:ascii="Times New Roman" w:hAnsi="Times New Roman"/>
          <w:b/>
          <w:sz w:val="24"/>
          <w:szCs w:val="24"/>
          <w:vertAlign w:val="subscript"/>
          <w:lang w:val="en-GB"/>
        </w:rPr>
        <w:t>2</w:t>
      </w:r>
      <w:r w:rsidR="00E7577F" w:rsidRPr="006300AF">
        <w:rPr>
          <w:rFonts w:ascii="Times New Roman" w:hAnsi="Times New Roman"/>
          <w:b/>
          <w:sz w:val="24"/>
          <w:szCs w:val="24"/>
          <w:lang w:val="en-GB"/>
        </w:rPr>
        <w:t>):</w:t>
      </w:r>
    </w:p>
    <w:p w14:paraId="6B5A0900" w14:textId="69D5A428" w:rsidR="00E7577F" w:rsidRPr="006300AF" w:rsidRDefault="00E7577F" w:rsidP="00E7577F">
      <w:pPr>
        <w:pStyle w:val="Text"/>
        <w:numPr>
          <w:ilvl w:val="0"/>
          <w:numId w:val="34"/>
        </w:numPr>
        <w:spacing w:line="360" w:lineRule="auto"/>
        <w:jc w:val="both"/>
        <w:rPr>
          <w:rFonts w:ascii="Times New Roman" w:hAnsi="Times New Roman"/>
          <w:sz w:val="24"/>
          <w:szCs w:val="24"/>
          <w:lang w:val="en-GB"/>
        </w:rPr>
      </w:pPr>
      <w:r w:rsidRPr="006300AF">
        <w:rPr>
          <w:rFonts w:ascii="Times New Roman" w:hAnsi="Times New Roman"/>
          <w:sz w:val="24"/>
          <w:szCs w:val="24"/>
          <w:lang w:val="en-GB"/>
        </w:rPr>
        <w:t>Total AUC_SpO</w:t>
      </w:r>
      <w:r w:rsidRPr="006300AF">
        <w:rPr>
          <w:rFonts w:ascii="Times New Roman" w:hAnsi="Times New Roman"/>
          <w:sz w:val="24"/>
          <w:szCs w:val="24"/>
          <w:vertAlign w:val="subscript"/>
          <w:lang w:val="en-GB"/>
        </w:rPr>
        <w:t>2</w:t>
      </w:r>
      <w:r w:rsidRPr="006300AF">
        <w:rPr>
          <w:rFonts w:ascii="Times New Roman" w:hAnsi="Times New Roman"/>
          <w:sz w:val="24"/>
          <w:szCs w:val="24"/>
          <w:lang w:val="en-GB"/>
        </w:rPr>
        <w:t xml:space="preserve"> is normalised by the total number of </w:t>
      </w:r>
      <w:r w:rsidR="00D15800" w:rsidRPr="006300AF">
        <w:rPr>
          <w:rFonts w:ascii="Times New Roman" w:hAnsi="Times New Roman"/>
          <w:sz w:val="24"/>
          <w:szCs w:val="24"/>
          <w:lang w:val="en-GB"/>
        </w:rPr>
        <w:t>hours</w:t>
      </w:r>
      <w:r w:rsidRPr="006300AF">
        <w:rPr>
          <w:rFonts w:ascii="Times New Roman" w:hAnsi="Times New Roman"/>
          <w:sz w:val="24"/>
          <w:szCs w:val="24"/>
          <w:lang w:val="en-GB"/>
        </w:rPr>
        <w:t xml:space="preserve"> on MV (|AUC_SPO</w:t>
      </w:r>
      <w:r w:rsidRPr="006300AF">
        <w:rPr>
          <w:rFonts w:ascii="Times New Roman" w:hAnsi="Times New Roman"/>
          <w:sz w:val="24"/>
          <w:szCs w:val="24"/>
          <w:vertAlign w:val="subscript"/>
          <w:lang w:val="en-GB"/>
        </w:rPr>
        <w:t>2</w:t>
      </w:r>
      <w:r w:rsidRPr="006300AF">
        <w:rPr>
          <w:rFonts w:ascii="Times New Roman" w:hAnsi="Times New Roman"/>
          <w:sz w:val="24"/>
          <w:szCs w:val="24"/>
          <w:lang w:val="en-GB"/>
        </w:rPr>
        <w:t>|).</w:t>
      </w:r>
    </w:p>
    <w:p w14:paraId="78184533" w14:textId="440783AD" w:rsidR="00E7577F" w:rsidRPr="006300AF" w:rsidRDefault="00E7577F" w:rsidP="00E7577F">
      <w:pPr>
        <w:pStyle w:val="ListParagraph"/>
        <w:numPr>
          <w:ilvl w:val="0"/>
          <w:numId w:val="33"/>
        </w:numPr>
        <w:spacing w:after="0" w:line="360" w:lineRule="auto"/>
        <w:jc w:val="both"/>
        <w:rPr>
          <w:rFonts w:ascii="Times New Roman" w:hAnsi="Times New Roman"/>
          <w:sz w:val="24"/>
          <w:szCs w:val="24"/>
          <w:lang w:val="en-GB"/>
        </w:rPr>
      </w:pPr>
      <w:r w:rsidRPr="006300AF">
        <w:rPr>
          <w:rFonts w:ascii="Times New Roman" w:hAnsi="Times New Roman"/>
          <w:sz w:val="24"/>
          <w:szCs w:val="24"/>
          <w:lang w:val="en-GB"/>
        </w:rPr>
        <w:t>Lilliefors test: Assess the distribution of AUC_SpO</w:t>
      </w:r>
      <w:r w:rsidRPr="006300AF">
        <w:rPr>
          <w:rFonts w:ascii="Times New Roman" w:hAnsi="Times New Roman"/>
          <w:sz w:val="24"/>
          <w:szCs w:val="24"/>
          <w:vertAlign w:val="subscript"/>
          <w:lang w:val="en-GB"/>
        </w:rPr>
        <w:t>2</w:t>
      </w:r>
      <w:r w:rsidR="00D15800" w:rsidRPr="006300AF">
        <w:rPr>
          <w:rFonts w:ascii="Times New Roman" w:hAnsi="Times New Roman"/>
          <w:sz w:val="24"/>
          <w:szCs w:val="24"/>
          <w:lang w:val="en-GB"/>
        </w:rPr>
        <w:t xml:space="preserve"> </w:t>
      </w:r>
      <w:r w:rsidRPr="006300AF">
        <w:rPr>
          <w:rFonts w:ascii="Times New Roman" w:hAnsi="Times New Roman"/>
          <w:sz w:val="24"/>
          <w:szCs w:val="24"/>
          <w:lang w:val="en-GB"/>
        </w:rPr>
        <w:t>for the control and intervention group.</w:t>
      </w:r>
    </w:p>
    <w:p w14:paraId="31C926A6" w14:textId="43D99CB7" w:rsidR="00E7577F" w:rsidRPr="006300AF" w:rsidRDefault="00E7577F" w:rsidP="00E7577F">
      <w:pPr>
        <w:pStyle w:val="ListParagraph"/>
        <w:numPr>
          <w:ilvl w:val="0"/>
          <w:numId w:val="33"/>
        </w:numPr>
        <w:spacing w:after="0" w:line="360" w:lineRule="auto"/>
        <w:jc w:val="both"/>
        <w:rPr>
          <w:rFonts w:ascii="Times New Roman" w:hAnsi="Times New Roman"/>
          <w:sz w:val="24"/>
          <w:szCs w:val="24"/>
          <w:lang w:val="en-GB"/>
        </w:rPr>
      </w:pPr>
      <w:r w:rsidRPr="006300AF">
        <w:rPr>
          <w:rFonts w:ascii="Times New Roman" w:hAnsi="Times New Roman"/>
          <w:sz w:val="24"/>
          <w:szCs w:val="24"/>
          <w:lang w:val="en-GB"/>
        </w:rPr>
        <w:t>2-tailed t-test or MW and KS test depending on outcome of Lilliefors test.</w:t>
      </w:r>
    </w:p>
    <w:p w14:paraId="0CDC7F61" w14:textId="5C4920F3" w:rsidR="00E7577F" w:rsidRPr="006300AF" w:rsidRDefault="00E66A2F" w:rsidP="00E7577F">
      <w:pPr>
        <w:spacing w:after="0" w:line="360" w:lineRule="auto"/>
        <w:jc w:val="both"/>
        <w:rPr>
          <w:rFonts w:ascii="Times New Roman" w:hAnsi="Times New Roman"/>
          <w:sz w:val="24"/>
          <w:szCs w:val="24"/>
          <w:lang w:val="en-GB"/>
        </w:rPr>
      </w:pPr>
      <w:r w:rsidRPr="006300AF">
        <w:rPr>
          <w:rFonts w:ascii="Times New Roman" w:hAnsi="Times New Roman"/>
          <w:b/>
          <w:sz w:val="24"/>
          <w:szCs w:val="24"/>
          <w:lang w:val="en-GB"/>
        </w:rPr>
        <w:t>F</w:t>
      </w:r>
      <w:r w:rsidR="00E7577F" w:rsidRPr="006300AF">
        <w:rPr>
          <w:rFonts w:ascii="Times New Roman" w:hAnsi="Times New Roman"/>
          <w:b/>
          <w:sz w:val="24"/>
          <w:szCs w:val="24"/>
          <w:lang w:val="en-GB"/>
        </w:rPr>
        <w:t>. Chest X-ray Index:</w:t>
      </w:r>
      <w:r w:rsidR="00E7577F" w:rsidRPr="006300AF">
        <w:rPr>
          <w:rFonts w:ascii="Times New Roman" w:hAnsi="Times New Roman"/>
          <w:sz w:val="24"/>
          <w:szCs w:val="24"/>
          <w:lang w:val="en-GB"/>
        </w:rPr>
        <w:t xml:space="preserve"> Scores over time to assess level of recruitment (Subject to availability)</w:t>
      </w:r>
    </w:p>
    <w:p w14:paraId="020F7440" w14:textId="77777777" w:rsidR="00E7577F" w:rsidRPr="006300AF" w:rsidRDefault="00E7577F" w:rsidP="00E7577F">
      <w:pPr>
        <w:pStyle w:val="ListParagraph"/>
        <w:numPr>
          <w:ilvl w:val="0"/>
          <w:numId w:val="32"/>
        </w:numPr>
        <w:spacing w:after="0" w:line="360" w:lineRule="auto"/>
        <w:jc w:val="both"/>
        <w:rPr>
          <w:rFonts w:ascii="Times New Roman" w:hAnsi="Times New Roman"/>
          <w:sz w:val="24"/>
          <w:szCs w:val="24"/>
          <w:lang w:val="en-GB"/>
        </w:rPr>
      </w:pPr>
      <w:r w:rsidRPr="006300AF">
        <w:rPr>
          <w:rFonts w:ascii="Times New Roman" w:hAnsi="Times New Roman"/>
          <w:sz w:val="24"/>
          <w:szCs w:val="24"/>
          <w:lang w:val="en-GB"/>
        </w:rPr>
        <w:t>Lilliefors test: Assess the distribution of Chest X-ray Index for the control and intervention group.</w:t>
      </w:r>
    </w:p>
    <w:p w14:paraId="25EB5DB8" w14:textId="6F5358F7" w:rsidR="00E7577F" w:rsidRPr="006300AF" w:rsidRDefault="00E7577F" w:rsidP="00E7577F">
      <w:pPr>
        <w:pStyle w:val="ListParagraph"/>
        <w:numPr>
          <w:ilvl w:val="0"/>
          <w:numId w:val="32"/>
        </w:numPr>
        <w:spacing w:after="0" w:line="360" w:lineRule="auto"/>
        <w:jc w:val="both"/>
        <w:rPr>
          <w:rFonts w:ascii="Times New Roman" w:hAnsi="Times New Roman"/>
          <w:sz w:val="24"/>
          <w:szCs w:val="24"/>
          <w:lang w:val="en-GB"/>
        </w:rPr>
      </w:pPr>
      <w:r w:rsidRPr="006300AF">
        <w:rPr>
          <w:rFonts w:ascii="Times New Roman" w:hAnsi="Times New Roman"/>
          <w:sz w:val="24"/>
          <w:szCs w:val="24"/>
          <w:lang w:val="en-GB"/>
        </w:rPr>
        <w:t xml:space="preserve">2-tailed t-test </w:t>
      </w:r>
      <w:r w:rsidR="00D15800" w:rsidRPr="006300AF">
        <w:rPr>
          <w:rFonts w:ascii="Times New Roman" w:hAnsi="Times New Roman"/>
          <w:sz w:val="24"/>
          <w:szCs w:val="24"/>
          <w:lang w:val="en-GB"/>
        </w:rPr>
        <w:t xml:space="preserve">or MW </w:t>
      </w:r>
      <w:r w:rsidRPr="006300AF">
        <w:rPr>
          <w:rFonts w:ascii="Times New Roman" w:hAnsi="Times New Roman"/>
          <w:sz w:val="24"/>
          <w:szCs w:val="24"/>
          <w:lang w:val="en-GB"/>
        </w:rPr>
        <w:t>compares the mean values of Chest X-ray Index for both groups.</w:t>
      </w:r>
    </w:p>
    <w:p w14:paraId="5177249A" w14:textId="77777777" w:rsidR="00E7577F" w:rsidRPr="006300AF" w:rsidRDefault="00E7577F" w:rsidP="00E7577F">
      <w:pPr>
        <w:spacing w:after="0" w:line="360" w:lineRule="auto"/>
        <w:jc w:val="both"/>
        <w:rPr>
          <w:rFonts w:ascii="Times New Roman" w:hAnsi="Times New Roman"/>
          <w:sz w:val="24"/>
          <w:szCs w:val="24"/>
          <w:lang w:val="en-GB"/>
        </w:rPr>
      </w:pPr>
    </w:p>
    <w:p w14:paraId="62C400BC" w14:textId="045C6F0F" w:rsidR="00E7577F" w:rsidRPr="006300AF" w:rsidRDefault="00D15800" w:rsidP="00E7577F">
      <w:pPr>
        <w:spacing w:after="0" w:line="360" w:lineRule="auto"/>
        <w:jc w:val="both"/>
        <w:rPr>
          <w:rFonts w:ascii="Times New Roman" w:hAnsi="Times New Roman"/>
          <w:sz w:val="24"/>
          <w:szCs w:val="24"/>
          <w:lang w:val="en-GB"/>
        </w:rPr>
      </w:pPr>
      <w:r w:rsidRPr="006300AF">
        <w:rPr>
          <w:rFonts w:ascii="Times New Roman" w:hAnsi="Times New Roman"/>
          <w:sz w:val="24"/>
          <w:szCs w:val="24"/>
          <w:lang w:val="en-GB"/>
        </w:rPr>
        <w:t>Analysis performed on the data collected from CURE RCT is not limited to only the listed. Further analysis will be carried out as deemed necessary by the investigators. All analyse</w:t>
      </w:r>
      <w:r w:rsidR="00E7577F" w:rsidRPr="006300AF">
        <w:rPr>
          <w:rFonts w:ascii="Times New Roman" w:hAnsi="Times New Roman"/>
          <w:sz w:val="24"/>
          <w:szCs w:val="24"/>
          <w:lang w:val="en-GB"/>
        </w:rPr>
        <w:t>s and data presentation</w:t>
      </w:r>
      <w:r w:rsidRPr="006300AF">
        <w:rPr>
          <w:rFonts w:ascii="Times New Roman" w:hAnsi="Times New Roman"/>
          <w:sz w:val="24"/>
          <w:szCs w:val="24"/>
          <w:lang w:val="en-GB"/>
        </w:rPr>
        <w:t>s</w:t>
      </w:r>
      <w:r w:rsidR="00E7577F" w:rsidRPr="006300AF">
        <w:rPr>
          <w:rFonts w:ascii="Times New Roman" w:hAnsi="Times New Roman"/>
          <w:sz w:val="24"/>
          <w:szCs w:val="24"/>
          <w:lang w:val="en-GB"/>
        </w:rPr>
        <w:t xml:space="preserve"> will be carried out using MATLAB (The </w:t>
      </w:r>
      <w:proofErr w:type="spellStart"/>
      <w:r w:rsidR="00E7577F" w:rsidRPr="006300AF">
        <w:rPr>
          <w:rFonts w:ascii="Times New Roman" w:hAnsi="Times New Roman"/>
          <w:sz w:val="24"/>
          <w:szCs w:val="24"/>
          <w:lang w:val="en-GB"/>
        </w:rPr>
        <w:t>Mathworks</w:t>
      </w:r>
      <w:proofErr w:type="spellEnd"/>
      <w:r w:rsidR="00E7577F" w:rsidRPr="006300AF">
        <w:rPr>
          <w:rFonts w:ascii="Times New Roman" w:hAnsi="Times New Roman"/>
          <w:sz w:val="24"/>
          <w:szCs w:val="24"/>
          <w:lang w:val="en-GB"/>
        </w:rPr>
        <w:t>, Natick, Massachusetts, USA)</w:t>
      </w:r>
      <w:r w:rsidRPr="006300AF">
        <w:rPr>
          <w:rFonts w:ascii="Times New Roman" w:hAnsi="Times New Roman"/>
          <w:sz w:val="24"/>
          <w:szCs w:val="24"/>
          <w:lang w:val="en-GB"/>
        </w:rPr>
        <w:t>, Microsoft Office tools and</w:t>
      </w:r>
      <w:r w:rsidR="002F5E01">
        <w:rPr>
          <w:rFonts w:ascii="Times New Roman" w:hAnsi="Times New Roman"/>
          <w:sz w:val="24"/>
          <w:szCs w:val="24"/>
          <w:lang w:val="en-GB"/>
        </w:rPr>
        <w:t>/ or</w:t>
      </w:r>
      <w:r w:rsidRPr="006300AF">
        <w:rPr>
          <w:rFonts w:ascii="Times New Roman" w:hAnsi="Times New Roman"/>
          <w:sz w:val="24"/>
          <w:szCs w:val="24"/>
          <w:lang w:val="en-GB"/>
        </w:rPr>
        <w:t xml:space="preserve"> other </w:t>
      </w:r>
      <w:r w:rsidR="0046434D" w:rsidRPr="006300AF">
        <w:rPr>
          <w:rFonts w:ascii="Times New Roman" w:hAnsi="Times New Roman"/>
          <w:sz w:val="24"/>
          <w:szCs w:val="24"/>
          <w:lang w:val="en-GB"/>
        </w:rPr>
        <w:t>software</w:t>
      </w:r>
      <w:r w:rsidRPr="006300AF">
        <w:rPr>
          <w:rFonts w:ascii="Times New Roman" w:hAnsi="Times New Roman"/>
          <w:sz w:val="24"/>
          <w:szCs w:val="24"/>
          <w:lang w:val="en-GB"/>
        </w:rPr>
        <w:t xml:space="preserve"> deemed necessary by the investigators. </w:t>
      </w:r>
    </w:p>
    <w:p w14:paraId="1400469D" w14:textId="77777777" w:rsidR="001B0165" w:rsidRPr="006300AF" w:rsidRDefault="001B0165" w:rsidP="001B0165">
      <w:pPr>
        <w:spacing w:after="0" w:line="360" w:lineRule="auto"/>
        <w:jc w:val="both"/>
        <w:rPr>
          <w:rFonts w:ascii="Times New Roman" w:hAnsi="Times New Roman" w:cs="Times New Roman"/>
          <w:b/>
          <w:sz w:val="24"/>
          <w:szCs w:val="24"/>
          <w:lang w:val="en-GB"/>
        </w:rPr>
      </w:pPr>
    </w:p>
    <w:p w14:paraId="5D526512" w14:textId="3740DC14" w:rsidR="007C4C22" w:rsidRPr="006300AF" w:rsidRDefault="007C4C22" w:rsidP="001B0165">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5.6.3 Other</w:t>
      </w:r>
    </w:p>
    <w:p w14:paraId="3CFC5475" w14:textId="1746B5C1" w:rsidR="007C4C22" w:rsidRPr="006300AF" w:rsidRDefault="007C4C22" w:rsidP="001B0165">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Other data recorded in the trials will have their data analysed </w:t>
      </w:r>
      <w:r w:rsidR="00F10BC7" w:rsidRPr="006300AF">
        <w:rPr>
          <w:rFonts w:ascii="Times New Roman" w:hAnsi="Times New Roman" w:cs="Times New Roman"/>
          <w:sz w:val="24"/>
          <w:szCs w:val="24"/>
          <w:lang w:val="en-GB"/>
        </w:rPr>
        <w:t>similar to and/ or other methods than the proposed methods noted in Section 5.6.2.</w:t>
      </w:r>
    </w:p>
    <w:p w14:paraId="0B1A3EFE" w14:textId="77777777" w:rsidR="00DF3830" w:rsidRPr="006300AF" w:rsidRDefault="00C96EB0" w:rsidP="004049A3">
      <w:pPr>
        <w:pageBreakBefore/>
        <w:spacing w:after="0" w:line="360" w:lineRule="auto"/>
        <w:jc w:val="both"/>
        <w:rPr>
          <w:rFonts w:ascii="Times New Roman" w:hAnsi="Times New Roman" w:cs="Times New Roman"/>
          <w:b/>
          <w:sz w:val="32"/>
          <w:szCs w:val="24"/>
          <w:lang w:val="en-GB"/>
        </w:rPr>
      </w:pPr>
      <w:r w:rsidRPr="006300AF">
        <w:rPr>
          <w:rFonts w:ascii="Times New Roman" w:hAnsi="Times New Roman" w:cs="Times New Roman"/>
          <w:b/>
          <w:sz w:val="32"/>
          <w:szCs w:val="24"/>
          <w:lang w:val="en-GB"/>
        </w:rPr>
        <w:lastRenderedPageBreak/>
        <w:t>6</w:t>
      </w:r>
      <w:r w:rsidR="00472F97" w:rsidRPr="006300AF">
        <w:rPr>
          <w:rFonts w:ascii="Times New Roman" w:hAnsi="Times New Roman" w:cs="Times New Roman"/>
          <w:b/>
          <w:sz w:val="32"/>
          <w:szCs w:val="24"/>
          <w:lang w:val="en-GB"/>
        </w:rPr>
        <w:t>.0</w:t>
      </w:r>
      <w:r w:rsidR="00472F97" w:rsidRPr="006300AF">
        <w:rPr>
          <w:rFonts w:ascii="Times New Roman" w:hAnsi="Times New Roman" w:cs="Times New Roman"/>
          <w:b/>
          <w:sz w:val="32"/>
          <w:szCs w:val="24"/>
          <w:lang w:val="en-GB"/>
        </w:rPr>
        <w:tab/>
      </w:r>
      <w:r w:rsidR="00005D6A" w:rsidRPr="006300AF">
        <w:rPr>
          <w:rFonts w:ascii="Times New Roman" w:hAnsi="Times New Roman" w:cs="Times New Roman"/>
          <w:b/>
          <w:sz w:val="32"/>
          <w:szCs w:val="24"/>
          <w:lang w:val="en-GB"/>
        </w:rPr>
        <w:t xml:space="preserve">Safety and </w:t>
      </w:r>
      <w:r w:rsidR="004F353D" w:rsidRPr="006300AF">
        <w:rPr>
          <w:rFonts w:ascii="Times New Roman" w:hAnsi="Times New Roman" w:cs="Times New Roman"/>
          <w:b/>
          <w:sz w:val="32"/>
          <w:szCs w:val="24"/>
          <w:lang w:val="en-GB"/>
        </w:rPr>
        <w:t>Trial Monitoring</w:t>
      </w:r>
    </w:p>
    <w:p w14:paraId="08EF56B7" w14:textId="77777777" w:rsidR="003E3E8B" w:rsidRPr="006300AF" w:rsidRDefault="003E3E8B" w:rsidP="004049A3">
      <w:pPr>
        <w:spacing w:after="0" w:line="360" w:lineRule="auto"/>
        <w:jc w:val="both"/>
        <w:rPr>
          <w:rFonts w:ascii="Times New Roman" w:hAnsi="Times New Roman" w:cs="Times New Roman"/>
          <w:b/>
          <w:sz w:val="24"/>
          <w:szCs w:val="24"/>
          <w:lang w:val="en-GB"/>
        </w:rPr>
      </w:pPr>
    </w:p>
    <w:p w14:paraId="60DE660C" w14:textId="77777777" w:rsidR="00005D6A" w:rsidRPr="006300AF" w:rsidRDefault="00C96EB0"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6</w:t>
      </w:r>
      <w:r w:rsidR="00472F97" w:rsidRPr="006300AF">
        <w:rPr>
          <w:rFonts w:ascii="Times New Roman" w:hAnsi="Times New Roman" w:cs="Times New Roman"/>
          <w:b/>
          <w:sz w:val="24"/>
          <w:szCs w:val="24"/>
          <w:lang w:val="en-GB"/>
        </w:rPr>
        <w:t>.1</w:t>
      </w:r>
      <w:r w:rsidR="00472F97" w:rsidRPr="006300AF">
        <w:rPr>
          <w:rFonts w:ascii="Times New Roman" w:hAnsi="Times New Roman" w:cs="Times New Roman"/>
          <w:b/>
          <w:sz w:val="24"/>
          <w:szCs w:val="24"/>
          <w:lang w:val="en-GB"/>
        </w:rPr>
        <w:tab/>
      </w:r>
      <w:r w:rsidR="00005D6A" w:rsidRPr="006300AF">
        <w:rPr>
          <w:rFonts w:ascii="Times New Roman" w:hAnsi="Times New Roman" w:cs="Times New Roman"/>
          <w:b/>
          <w:sz w:val="24"/>
          <w:szCs w:val="24"/>
          <w:lang w:val="en-GB"/>
        </w:rPr>
        <w:t>Data Monitoring Committee (DMC)</w:t>
      </w:r>
    </w:p>
    <w:p w14:paraId="4EFDC3B5" w14:textId="77777777" w:rsidR="004F353D" w:rsidRPr="006300AF" w:rsidRDefault="00005D6A"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An independent </w:t>
      </w:r>
      <w:r w:rsidR="004F353D" w:rsidRPr="006300AF">
        <w:rPr>
          <w:rFonts w:ascii="Times New Roman" w:hAnsi="Times New Roman" w:cs="Times New Roman"/>
          <w:sz w:val="24"/>
          <w:szCs w:val="24"/>
          <w:lang w:val="en-GB"/>
        </w:rPr>
        <w:t xml:space="preserve">local Data Monitoring Committee </w:t>
      </w:r>
      <w:r w:rsidR="009D1D36" w:rsidRPr="006300AF">
        <w:rPr>
          <w:rFonts w:ascii="Times New Roman" w:hAnsi="Times New Roman" w:cs="Times New Roman"/>
          <w:sz w:val="24"/>
          <w:szCs w:val="24"/>
          <w:lang w:val="en-GB"/>
        </w:rPr>
        <w:t xml:space="preserve">(DMC) </w:t>
      </w:r>
      <w:r w:rsidRPr="006300AF">
        <w:rPr>
          <w:rFonts w:ascii="Times New Roman" w:hAnsi="Times New Roman" w:cs="Times New Roman"/>
          <w:sz w:val="24"/>
          <w:szCs w:val="24"/>
          <w:lang w:val="en-GB"/>
        </w:rPr>
        <w:t xml:space="preserve">comprising experts in the clinical trials, biostatistics and intensive care medicine is established before patient enrolment to review all trial protocols, and </w:t>
      </w:r>
      <w:r w:rsidR="004F353D" w:rsidRPr="006300AF">
        <w:rPr>
          <w:rFonts w:ascii="Times New Roman" w:hAnsi="Times New Roman" w:cs="Times New Roman"/>
          <w:sz w:val="24"/>
          <w:szCs w:val="24"/>
          <w:lang w:val="en-GB"/>
        </w:rPr>
        <w:t>oversee/advise this trial.</w:t>
      </w:r>
      <w:r w:rsidR="009D1D36" w:rsidRPr="006300AF">
        <w:rPr>
          <w:rFonts w:ascii="Times New Roman" w:hAnsi="Times New Roman" w:cs="Times New Roman"/>
          <w:sz w:val="24"/>
          <w:szCs w:val="24"/>
          <w:lang w:val="en-GB"/>
        </w:rPr>
        <w:t xml:space="preserve"> </w:t>
      </w:r>
    </w:p>
    <w:p w14:paraId="7849DF6D" w14:textId="77777777" w:rsidR="009D1D36" w:rsidRPr="006300AF" w:rsidRDefault="009D1D36"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Th</w:t>
      </w:r>
      <w:r w:rsidR="00B05065" w:rsidRPr="006300AF">
        <w:rPr>
          <w:rFonts w:ascii="Times New Roman" w:hAnsi="Times New Roman" w:cs="Times New Roman"/>
          <w:sz w:val="24"/>
          <w:szCs w:val="24"/>
          <w:lang w:val="en-GB"/>
        </w:rPr>
        <w:t>e</w:t>
      </w:r>
      <w:r w:rsidRPr="006300AF">
        <w:rPr>
          <w:rFonts w:ascii="Times New Roman" w:hAnsi="Times New Roman" w:cs="Times New Roman"/>
          <w:sz w:val="24"/>
          <w:szCs w:val="24"/>
          <w:lang w:val="en-GB"/>
        </w:rPr>
        <w:t xml:space="preserve"> DMC members are:</w:t>
      </w:r>
    </w:p>
    <w:p w14:paraId="450D4F49" w14:textId="77777777" w:rsidR="009D1D36" w:rsidRPr="006300AF" w:rsidRDefault="009D1D36" w:rsidP="00910B0F">
      <w:pPr>
        <w:pStyle w:val="ListParagraph"/>
        <w:numPr>
          <w:ilvl w:val="0"/>
          <w:numId w:val="7"/>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Associated Professor Katrina </w:t>
      </w:r>
      <w:proofErr w:type="spellStart"/>
      <w:r w:rsidRPr="006300AF">
        <w:rPr>
          <w:rFonts w:ascii="Times New Roman" w:hAnsi="Times New Roman" w:cs="Times New Roman"/>
          <w:sz w:val="24"/>
          <w:szCs w:val="24"/>
          <w:lang w:val="en-GB"/>
        </w:rPr>
        <w:t>Sharples</w:t>
      </w:r>
      <w:proofErr w:type="spellEnd"/>
      <w:r w:rsidRPr="006300AF">
        <w:rPr>
          <w:rFonts w:ascii="Times New Roman" w:hAnsi="Times New Roman" w:cs="Times New Roman"/>
          <w:sz w:val="24"/>
          <w:szCs w:val="24"/>
          <w:lang w:val="en-GB"/>
        </w:rPr>
        <w:t xml:space="preserve"> (Chair and Primary Reviewer)</w:t>
      </w:r>
    </w:p>
    <w:p w14:paraId="6E75A378" w14:textId="7A2134BF" w:rsidR="00990C20" w:rsidRPr="006300AF" w:rsidRDefault="00990C20" w:rsidP="00990C20">
      <w:pPr>
        <w:pStyle w:val="ListParagraph"/>
        <w:numPr>
          <w:ilvl w:val="0"/>
          <w:numId w:val="7"/>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Dr Mark Jeffrey</w:t>
      </w:r>
    </w:p>
    <w:p w14:paraId="5A1E62DB" w14:textId="33F97F33" w:rsidR="00990C20" w:rsidRPr="006300AF" w:rsidRDefault="00990C20" w:rsidP="00990C20">
      <w:pPr>
        <w:pStyle w:val="ListParagraph"/>
        <w:numPr>
          <w:ilvl w:val="0"/>
          <w:numId w:val="7"/>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Professor </w:t>
      </w:r>
      <w:proofErr w:type="spellStart"/>
      <w:r w:rsidRPr="006300AF">
        <w:rPr>
          <w:rFonts w:ascii="Times New Roman" w:hAnsi="Times New Roman" w:cs="Times New Roman"/>
          <w:sz w:val="24"/>
          <w:szCs w:val="24"/>
          <w:lang w:val="en-GB"/>
        </w:rPr>
        <w:t>Ngaire</w:t>
      </w:r>
      <w:proofErr w:type="spellEnd"/>
      <w:r w:rsidRPr="006300AF">
        <w:rPr>
          <w:rFonts w:ascii="Times New Roman" w:hAnsi="Times New Roman" w:cs="Times New Roman"/>
          <w:sz w:val="24"/>
          <w:szCs w:val="24"/>
          <w:lang w:val="en-GB"/>
        </w:rPr>
        <w:t xml:space="preserve"> </w:t>
      </w:r>
      <w:proofErr w:type="spellStart"/>
      <w:r w:rsidRPr="006300AF">
        <w:rPr>
          <w:rFonts w:ascii="Times New Roman" w:hAnsi="Times New Roman" w:cs="Times New Roman"/>
          <w:sz w:val="24"/>
          <w:szCs w:val="24"/>
          <w:lang w:val="en-GB"/>
        </w:rPr>
        <w:t>Kerse</w:t>
      </w:r>
      <w:proofErr w:type="spellEnd"/>
    </w:p>
    <w:p w14:paraId="3C927FB8" w14:textId="023F06D1" w:rsidR="00990C20" w:rsidRPr="006300AF" w:rsidRDefault="00990C20" w:rsidP="00990C20">
      <w:pPr>
        <w:pStyle w:val="ListParagraph"/>
        <w:numPr>
          <w:ilvl w:val="0"/>
          <w:numId w:val="7"/>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Professor Thomas Lumley</w:t>
      </w:r>
    </w:p>
    <w:p w14:paraId="4515A6DF" w14:textId="198772ED" w:rsidR="00990C20" w:rsidRPr="006300AF" w:rsidRDefault="00990C20" w:rsidP="00990C20">
      <w:pPr>
        <w:pStyle w:val="ListParagraph"/>
        <w:numPr>
          <w:ilvl w:val="0"/>
          <w:numId w:val="7"/>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Professor John McCall</w:t>
      </w:r>
    </w:p>
    <w:p w14:paraId="2AA77292" w14:textId="77777777" w:rsidR="00B05065" w:rsidRPr="006300AF" w:rsidRDefault="008C3D32" w:rsidP="00910B0F">
      <w:pPr>
        <w:pStyle w:val="ListParagraph"/>
        <w:numPr>
          <w:ilvl w:val="0"/>
          <w:numId w:val="7"/>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Dr Colin McArthur</w:t>
      </w:r>
    </w:p>
    <w:p w14:paraId="4D497146" w14:textId="77777777" w:rsidR="00B05065" w:rsidRPr="006300AF" w:rsidRDefault="00B05065" w:rsidP="00910B0F">
      <w:pPr>
        <w:pStyle w:val="ListParagraph"/>
        <w:numPr>
          <w:ilvl w:val="0"/>
          <w:numId w:val="7"/>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Dr Mark Webster </w:t>
      </w:r>
    </w:p>
    <w:p w14:paraId="24754031" w14:textId="7696DE6B" w:rsidR="00B05065" w:rsidRPr="006300AF" w:rsidRDefault="00B05065" w:rsidP="00F74CBF">
      <w:pPr>
        <w:pStyle w:val="ListParagraph"/>
        <w:numPr>
          <w:ilvl w:val="0"/>
          <w:numId w:val="7"/>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Ms Lana Lon (DMC </w:t>
      </w:r>
      <w:r w:rsidR="00F74CBF" w:rsidRPr="006300AF">
        <w:rPr>
          <w:rFonts w:ascii="Times New Roman" w:hAnsi="Times New Roman" w:cs="Times New Roman"/>
          <w:sz w:val="24"/>
          <w:szCs w:val="24"/>
          <w:lang w:val="en-GB"/>
        </w:rPr>
        <w:t>Secretary</w:t>
      </w:r>
      <w:r w:rsidRPr="006300AF">
        <w:rPr>
          <w:rFonts w:ascii="Times New Roman" w:hAnsi="Times New Roman" w:cs="Times New Roman"/>
          <w:sz w:val="24"/>
          <w:szCs w:val="24"/>
          <w:lang w:val="en-GB"/>
        </w:rPr>
        <w:t>)</w:t>
      </w:r>
    </w:p>
    <w:p w14:paraId="412C6C65" w14:textId="77777777" w:rsidR="009B73C6" w:rsidRPr="006300AF" w:rsidRDefault="009B73C6" w:rsidP="004049A3">
      <w:pPr>
        <w:spacing w:after="0" w:line="360" w:lineRule="auto"/>
        <w:jc w:val="both"/>
        <w:rPr>
          <w:rFonts w:ascii="Times New Roman" w:hAnsi="Times New Roman" w:cs="Times New Roman"/>
          <w:sz w:val="24"/>
          <w:szCs w:val="24"/>
          <w:lang w:val="en-GB"/>
        </w:rPr>
      </w:pPr>
    </w:p>
    <w:p w14:paraId="60473B4D" w14:textId="77777777" w:rsidR="00005D6A" w:rsidRPr="006300AF" w:rsidRDefault="00005D6A"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The DMC will be forwarded a copy of all serious adverse events (SAE) reports as soon as they become available to the trial investigators. The DMC will review all SAE reports that they receive and report back to investigators if any further action is required. </w:t>
      </w:r>
    </w:p>
    <w:p w14:paraId="27BAE64B" w14:textId="77777777" w:rsidR="007D1E0D" w:rsidRPr="006300AF" w:rsidRDefault="007D1E0D" w:rsidP="004049A3">
      <w:pPr>
        <w:spacing w:after="0" w:line="360" w:lineRule="auto"/>
        <w:jc w:val="both"/>
        <w:rPr>
          <w:rFonts w:ascii="Times New Roman" w:hAnsi="Times New Roman" w:cs="Times New Roman"/>
          <w:sz w:val="24"/>
          <w:szCs w:val="24"/>
          <w:lang w:val="en-GB"/>
        </w:rPr>
      </w:pPr>
    </w:p>
    <w:p w14:paraId="4821A59C" w14:textId="77777777" w:rsidR="00005D6A" w:rsidRPr="006300AF" w:rsidRDefault="00C96EB0"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6</w:t>
      </w:r>
      <w:r w:rsidR="00472F97" w:rsidRPr="006300AF">
        <w:rPr>
          <w:rFonts w:ascii="Times New Roman" w:hAnsi="Times New Roman" w:cs="Times New Roman"/>
          <w:b/>
          <w:sz w:val="24"/>
          <w:szCs w:val="24"/>
          <w:lang w:val="en-GB"/>
        </w:rPr>
        <w:t>.2</w:t>
      </w:r>
      <w:r w:rsidR="00472F97" w:rsidRPr="006300AF">
        <w:rPr>
          <w:rFonts w:ascii="Times New Roman" w:hAnsi="Times New Roman" w:cs="Times New Roman"/>
          <w:b/>
          <w:sz w:val="24"/>
          <w:szCs w:val="24"/>
          <w:lang w:val="en-GB"/>
        </w:rPr>
        <w:tab/>
      </w:r>
      <w:r w:rsidR="00005D6A" w:rsidRPr="006300AF">
        <w:rPr>
          <w:rFonts w:ascii="Times New Roman" w:hAnsi="Times New Roman" w:cs="Times New Roman"/>
          <w:b/>
          <w:sz w:val="24"/>
          <w:szCs w:val="24"/>
          <w:lang w:val="en-GB"/>
        </w:rPr>
        <w:t>Adverse Events</w:t>
      </w:r>
      <w:r w:rsidR="00876214" w:rsidRPr="006300AF">
        <w:rPr>
          <w:rFonts w:ascii="Times New Roman" w:hAnsi="Times New Roman" w:cs="Times New Roman"/>
          <w:b/>
          <w:sz w:val="24"/>
          <w:szCs w:val="24"/>
          <w:lang w:val="en-GB"/>
        </w:rPr>
        <w:t xml:space="preserve"> (AE)</w:t>
      </w:r>
    </w:p>
    <w:p w14:paraId="4DDB2DC2" w14:textId="77777777" w:rsidR="00005D6A" w:rsidRPr="006300AF" w:rsidRDefault="00005D6A"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Adverse events (AEs) </w:t>
      </w:r>
      <w:r w:rsidR="009B73C6" w:rsidRPr="006300AF">
        <w:rPr>
          <w:rFonts w:ascii="Times New Roman" w:hAnsi="Times New Roman" w:cs="Times New Roman"/>
          <w:sz w:val="24"/>
          <w:szCs w:val="24"/>
          <w:lang w:val="en-GB"/>
        </w:rPr>
        <w:t>are defined</w:t>
      </w:r>
      <w:r w:rsidRPr="006300AF">
        <w:rPr>
          <w:rFonts w:ascii="Times New Roman" w:hAnsi="Times New Roman" w:cs="Times New Roman"/>
          <w:sz w:val="24"/>
          <w:szCs w:val="24"/>
          <w:lang w:val="en-GB"/>
        </w:rPr>
        <w:t xml:space="preserve"> as any untoward medical occurrence in a patient of investigation subject administered an investigational intervention and which does not necessarily have to have a causal relationshi</w:t>
      </w:r>
      <w:r w:rsidR="00876214" w:rsidRPr="006300AF">
        <w:rPr>
          <w:rFonts w:ascii="Times New Roman" w:hAnsi="Times New Roman" w:cs="Times New Roman"/>
          <w:sz w:val="24"/>
          <w:szCs w:val="24"/>
          <w:lang w:val="en-GB"/>
        </w:rPr>
        <w:t>p with this treatment.</w:t>
      </w:r>
    </w:p>
    <w:p w14:paraId="6C774E61" w14:textId="77777777" w:rsidR="00876214" w:rsidRPr="006300AF" w:rsidRDefault="00876214" w:rsidP="004049A3">
      <w:pPr>
        <w:spacing w:after="0" w:line="360" w:lineRule="auto"/>
        <w:jc w:val="both"/>
        <w:rPr>
          <w:rFonts w:ascii="Times New Roman" w:hAnsi="Times New Roman" w:cs="Times New Roman"/>
          <w:sz w:val="24"/>
          <w:szCs w:val="24"/>
          <w:lang w:val="en-GB"/>
        </w:rPr>
      </w:pPr>
    </w:p>
    <w:p w14:paraId="3806D673" w14:textId="77777777" w:rsidR="00876214" w:rsidRPr="006300AF" w:rsidRDefault="00876214"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It is recognised that the intensive care patient population will experience a number of common aberrations in laboratory values, signs and symptoms due to the severity of the underlying disease and the impact of standard therapies. These will not necessarily constitute an adverse event unless they required significant interventions or are considered to be of concern in the investigator’s clinical judgement.</w:t>
      </w:r>
    </w:p>
    <w:p w14:paraId="795DD350" w14:textId="77777777" w:rsidR="00890A07" w:rsidRPr="006300AF" w:rsidRDefault="00890A07" w:rsidP="004049A3">
      <w:pPr>
        <w:spacing w:after="0" w:line="360" w:lineRule="auto"/>
        <w:jc w:val="both"/>
        <w:rPr>
          <w:rFonts w:ascii="Times New Roman" w:hAnsi="Times New Roman" w:cs="Times New Roman"/>
          <w:sz w:val="24"/>
          <w:szCs w:val="24"/>
          <w:lang w:val="en-GB"/>
        </w:rPr>
      </w:pPr>
    </w:p>
    <w:p w14:paraId="1F80A697" w14:textId="77777777" w:rsidR="00472F97" w:rsidRPr="006300AF" w:rsidRDefault="00472F97" w:rsidP="004049A3">
      <w:pPr>
        <w:spacing w:after="0" w:line="360" w:lineRule="auto"/>
        <w:jc w:val="both"/>
        <w:rPr>
          <w:rFonts w:ascii="Times New Roman" w:hAnsi="Times New Roman" w:cs="Times New Roman"/>
          <w:b/>
          <w:sz w:val="24"/>
          <w:szCs w:val="24"/>
          <w:lang w:val="en-GB"/>
        </w:rPr>
      </w:pPr>
    </w:p>
    <w:p w14:paraId="2583B285" w14:textId="77777777" w:rsidR="00767D3C" w:rsidRPr="006300AF" w:rsidRDefault="00767D3C" w:rsidP="004049A3">
      <w:pPr>
        <w:spacing w:after="0" w:line="360" w:lineRule="auto"/>
        <w:jc w:val="both"/>
        <w:rPr>
          <w:rFonts w:ascii="Times New Roman" w:hAnsi="Times New Roman" w:cs="Times New Roman"/>
          <w:b/>
          <w:sz w:val="24"/>
          <w:szCs w:val="24"/>
          <w:lang w:val="en-GB"/>
        </w:rPr>
      </w:pPr>
    </w:p>
    <w:p w14:paraId="48644C9E" w14:textId="77777777" w:rsidR="00876214" w:rsidRPr="006300AF" w:rsidRDefault="00C96EB0"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lastRenderedPageBreak/>
        <w:t>6</w:t>
      </w:r>
      <w:r w:rsidR="00472F97" w:rsidRPr="006300AF">
        <w:rPr>
          <w:rFonts w:ascii="Times New Roman" w:hAnsi="Times New Roman" w:cs="Times New Roman"/>
          <w:b/>
          <w:sz w:val="24"/>
          <w:szCs w:val="24"/>
          <w:lang w:val="en-GB"/>
        </w:rPr>
        <w:t>.3</w:t>
      </w:r>
      <w:r w:rsidR="00472F97" w:rsidRPr="006300AF">
        <w:rPr>
          <w:rFonts w:ascii="Times New Roman" w:hAnsi="Times New Roman" w:cs="Times New Roman"/>
          <w:b/>
          <w:sz w:val="24"/>
          <w:szCs w:val="24"/>
          <w:lang w:val="en-GB"/>
        </w:rPr>
        <w:tab/>
      </w:r>
      <w:r w:rsidR="00876214" w:rsidRPr="006300AF">
        <w:rPr>
          <w:rFonts w:ascii="Times New Roman" w:hAnsi="Times New Roman" w:cs="Times New Roman"/>
          <w:b/>
          <w:sz w:val="24"/>
          <w:szCs w:val="24"/>
          <w:lang w:val="en-GB"/>
        </w:rPr>
        <w:t>Serious Adverse Events (SAE)</w:t>
      </w:r>
    </w:p>
    <w:p w14:paraId="4ADC1AFF" w14:textId="77777777" w:rsidR="00D864E0" w:rsidRPr="006300AF" w:rsidRDefault="00D864E0"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SAEs are defined in accordance with the Note for </w:t>
      </w:r>
      <w:r w:rsidR="00227CE0" w:rsidRPr="006300AF">
        <w:rPr>
          <w:rFonts w:ascii="Times New Roman" w:hAnsi="Times New Roman" w:cs="Times New Roman"/>
          <w:sz w:val="24"/>
          <w:szCs w:val="24"/>
          <w:lang w:val="en-GB"/>
        </w:rPr>
        <w:t>Guidance</w:t>
      </w:r>
      <w:r w:rsidRPr="006300AF">
        <w:rPr>
          <w:rFonts w:ascii="Times New Roman" w:hAnsi="Times New Roman" w:cs="Times New Roman"/>
          <w:sz w:val="24"/>
          <w:szCs w:val="24"/>
          <w:lang w:val="en-GB"/>
        </w:rPr>
        <w:t xml:space="preserve"> on Clinical Safety Data Management: Definitions and Standards for Expedited Reporting (CPMP/ICH/377/95) (July 2000) as any untoward medical occurrence that:</w:t>
      </w:r>
    </w:p>
    <w:p w14:paraId="79047B0E" w14:textId="77777777" w:rsidR="00D864E0" w:rsidRPr="006300AF" w:rsidRDefault="00D864E0" w:rsidP="00910B0F">
      <w:pPr>
        <w:pStyle w:val="ListParagraph"/>
        <w:numPr>
          <w:ilvl w:val="0"/>
          <w:numId w:val="12"/>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Results in death</w:t>
      </w:r>
    </w:p>
    <w:p w14:paraId="3BF1C0CC" w14:textId="77777777" w:rsidR="00D864E0" w:rsidRPr="006300AF" w:rsidRDefault="00D864E0" w:rsidP="00910B0F">
      <w:pPr>
        <w:pStyle w:val="ListParagraph"/>
        <w:numPr>
          <w:ilvl w:val="0"/>
          <w:numId w:val="12"/>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Life-threatening</w:t>
      </w:r>
    </w:p>
    <w:p w14:paraId="447E1D90" w14:textId="2CFE71CE" w:rsidR="00D864E0" w:rsidRPr="006300AF" w:rsidRDefault="00D864E0" w:rsidP="00910B0F">
      <w:pPr>
        <w:pStyle w:val="ListParagraph"/>
        <w:numPr>
          <w:ilvl w:val="0"/>
          <w:numId w:val="12"/>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Prolongation of </w:t>
      </w:r>
      <w:r w:rsidR="00732A68" w:rsidRPr="006300AF">
        <w:rPr>
          <w:rFonts w:ascii="Times New Roman" w:hAnsi="Times New Roman" w:cs="Times New Roman"/>
          <w:sz w:val="24"/>
          <w:szCs w:val="24"/>
          <w:lang w:val="en-GB"/>
        </w:rPr>
        <w:t>h</w:t>
      </w:r>
      <w:r w:rsidRPr="006300AF">
        <w:rPr>
          <w:rFonts w:ascii="Times New Roman" w:hAnsi="Times New Roman" w:cs="Times New Roman"/>
          <w:sz w:val="24"/>
          <w:szCs w:val="24"/>
          <w:lang w:val="en-GB"/>
        </w:rPr>
        <w:t>ospitalisation</w:t>
      </w:r>
    </w:p>
    <w:p w14:paraId="3540F3C8" w14:textId="6EFD4406" w:rsidR="00D864E0" w:rsidRPr="006300AF" w:rsidRDefault="00D864E0" w:rsidP="00910B0F">
      <w:pPr>
        <w:pStyle w:val="ListParagraph"/>
        <w:numPr>
          <w:ilvl w:val="0"/>
          <w:numId w:val="12"/>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Results in disability and </w:t>
      </w:r>
      <w:r w:rsidR="00732A68" w:rsidRPr="006300AF">
        <w:rPr>
          <w:rFonts w:ascii="Times New Roman" w:hAnsi="Times New Roman" w:cs="Times New Roman"/>
          <w:sz w:val="24"/>
          <w:szCs w:val="24"/>
          <w:lang w:val="en-GB"/>
        </w:rPr>
        <w:t>i</w:t>
      </w:r>
      <w:r w:rsidRPr="006300AF">
        <w:rPr>
          <w:rFonts w:ascii="Times New Roman" w:hAnsi="Times New Roman" w:cs="Times New Roman"/>
          <w:sz w:val="24"/>
          <w:szCs w:val="24"/>
          <w:lang w:val="en-GB"/>
        </w:rPr>
        <w:t>ncapability</w:t>
      </w:r>
    </w:p>
    <w:p w14:paraId="17D50AAA" w14:textId="77777777" w:rsidR="00D864E0" w:rsidRPr="006300AF" w:rsidRDefault="00D864E0" w:rsidP="004049A3">
      <w:pPr>
        <w:spacing w:after="0" w:line="360" w:lineRule="auto"/>
        <w:jc w:val="both"/>
        <w:rPr>
          <w:rFonts w:ascii="Times New Roman" w:hAnsi="Times New Roman" w:cs="Times New Roman"/>
          <w:sz w:val="24"/>
          <w:szCs w:val="24"/>
          <w:lang w:val="en-GB"/>
        </w:rPr>
      </w:pPr>
    </w:p>
    <w:p w14:paraId="087660D4" w14:textId="77777777" w:rsidR="00F107D1" w:rsidRPr="006300AF" w:rsidRDefault="009B73C6"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The baseline mortality of intensive care patients enrolled in the trials will be high due to the critical illness that has necessitated their ICU admission. They will frequently develop life-threatening organ failure(s) unrelated to study interventions and despite optimal management. Events that are a part of the natural history of the primary disease process or expected complications of critical illness will not be reported as serious adverse events in this trial. </w:t>
      </w:r>
    </w:p>
    <w:p w14:paraId="3F69DA1E" w14:textId="77777777" w:rsidR="00F107D1" w:rsidRPr="006300AF" w:rsidRDefault="00F107D1" w:rsidP="004049A3">
      <w:pPr>
        <w:spacing w:after="0" w:line="360" w:lineRule="auto"/>
        <w:jc w:val="both"/>
        <w:rPr>
          <w:rFonts w:ascii="Times New Roman" w:hAnsi="Times New Roman" w:cs="Times New Roman"/>
          <w:sz w:val="24"/>
          <w:szCs w:val="24"/>
          <w:lang w:val="en-GB"/>
        </w:rPr>
      </w:pPr>
    </w:p>
    <w:p w14:paraId="6306C86A" w14:textId="406D6288" w:rsidR="009B73C6" w:rsidRPr="006300AF" w:rsidRDefault="009B73C6"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Additionally, events already defined and reported as study outcomes e.g. mortality, re-admission to ICU, will not be labelled and reported separately as adverse events or SAEs unless they are considered to be causally related to the study intervention or are otherwise of concern in the investigator’s judgement.</w:t>
      </w:r>
    </w:p>
    <w:p w14:paraId="16436E3E" w14:textId="77777777" w:rsidR="007D1E0D" w:rsidRPr="006300AF" w:rsidRDefault="007D1E0D" w:rsidP="004049A3">
      <w:pPr>
        <w:spacing w:after="0" w:line="360" w:lineRule="auto"/>
        <w:jc w:val="both"/>
        <w:rPr>
          <w:rFonts w:ascii="Times New Roman" w:hAnsi="Times New Roman" w:cs="Times New Roman"/>
          <w:sz w:val="24"/>
          <w:szCs w:val="24"/>
          <w:lang w:val="en-GB"/>
        </w:rPr>
      </w:pPr>
    </w:p>
    <w:p w14:paraId="33E8EAEF" w14:textId="77777777" w:rsidR="003D724E" w:rsidRPr="006300AF" w:rsidRDefault="00C96EB0"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6</w:t>
      </w:r>
      <w:r w:rsidR="00472F97" w:rsidRPr="006300AF">
        <w:rPr>
          <w:rFonts w:ascii="Times New Roman" w:hAnsi="Times New Roman" w:cs="Times New Roman"/>
          <w:b/>
          <w:sz w:val="24"/>
          <w:szCs w:val="24"/>
          <w:lang w:val="en-GB"/>
        </w:rPr>
        <w:t>.4</w:t>
      </w:r>
      <w:r w:rsidR="00472F97" w:rsidRPr="006300AF">
        <w:rPr>
          <w:rFonts w:ascii="Times New Roman" w:hAnsi="Times New Roman" w:cs="Times New Roman"/>
          <w:b/>
          <w:sz w:val="24"/>
          <w:szCs w:val="24"/>
          <w:lang w:val="en-GB"/>
        </w:rPr>
        <w:tab/>
      </w:r>
      <w:r w:rsidR="003D724E" w:rsidRPr="006300AF">
        <w:rPr>
          <w:rFonts w:ascii="Times New Roman" w:hAnsi="Times New Roman" w:cs="Times New Roman"/>
          <w:b/>
          <w:sz w:val="24"/>
          <w:szCs w:val="24"/>
          <w:lang w:val="en-GB"/>
        </w:rPr>
        <w:t>SAE Reporting</w:t>
      </w:r>
    </w:p>
    <w:p w14:paraId="0989A553" w14:textId="77777777" w:rsidR="00D864E0" w:rsidRPr="006300AF" w:rsidRDefault="00D864E0"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Serious adverse events (SAE) which occur from the time of commencement of study will be reported to the principal investigator within 24 hours when the investigators becoming aware of the event. Minimum information to report will include:</w:t>
      </w:r>
    </w:p>
    <w:p w14:paraId="0098141C" w14:textId="77777777" w:rsidR="00D864E0" w:rsidRPr="006300AF" w:rsidRDefault="00D864E0" w:rsidP="00910B0F">
      <w:pPr>
        <w:pStyle w:val="ListParagraph"/>
        <w:numPr>
          <w:ilvl w:val="0"/>
          <w:numId w:val="8"/>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Nature of the event</w:t>
      </w:r>
    </w:p>
    <w:p w14:paraId="65481710" w14:textId="77777777" w:rsidR="00D864E0" w:rsidRPr="006300AF" w:rsidRDefault="00D864E0" w:rsidP="00910B0F">
      <w:pPr>
        <w:pStyle w:val="ListParagraph"/>
        <w:numPr>
          <w:ilvl w:val="0"/>
          <w:numId w:val="8"/>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Commencement and cessation of the event</w:t>
      </w:r>
    </w:p>
    <w:p w14:paraId="19A9B70E" w14:textId="77777777" w:rsidR="00D864E0" w:rsidRPr="006300AF" w:rsidRDefault="00D864E0" w:rsidP="00910B0F">
      <w:pPr>
        <w:pStyle w:val="ListParagraph"/>
        <w:numPr>
          <w:ilvl w:val="0"/>
          <w:numId w:val="8"/>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An investigator’s opinion of the relationship between study involvement and the event (not related, unlikely, possibly, probably or definitely related).</w:t>
      </w:r>
    </w:p>
    <w:p w14:paraId="1EE044CB" w14:textId="77777777" w:rsidR="00D864E0" w:rsidRPr="006300AF" w:rsidRDefault="00D864E0" w:rsidP="00910B0F">
      <w:pPr>
        <w:pStyle w:val="ListParagraph"/>
        <w:numPr>
          <w:ilvl w:val="0"/>
          <w:numId w:val="8"/>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Whether treatment was required for the event and what treatment was administered.</w:t>
      </w:r>
    </w:p>
    <w:p w14:paraId="1CBBD5C6" w14:textId="77777777" w:rsidR="00D864E0" w:rsidRPr="006300AF" w:rsidRDefault="00D864E0" w:rsidP="004049A3">
      <w:pPr>
        <w:spacing w:after="0" w:line="360" w:lineRule="auto"/>
        <w:ind w:left="720"/>
        <w:rPr>
          <w:rFonts w:ascii="Times New Roman" w:hAnsi="Times New Roman" w:cs="Times New Roman"/>
          <w:sz w:val="24"/>
          <w:szCs w:val="24"/>
          <w:lang w:val="en-GB"/>
        </w:rPr>
      </w:pPr>
    </w:p>
    <w:p w14:paraId="6D04BEFB" w14:textId="77B73972" w:rsidR="003D724E" w:rsidRPr="006300AF" w:rsidRDefault="003D724E" w:rsidP="003D724E">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All suspected unexpected serious adverse reactions </w:t>
      </w:r>
      <w:r w:rsidR="009A0049">
        <w:rPr>
          <w:rFonts w:ascii="Times New Roman" w:hAnsi="Times New Roman" w:cs="Times New Roman"/>
          <w:sz w:val="24"/>
          <w:szCs w:val="24"/>
          <w:lang w:val="en-GB"/>
        </w:rPr>
        <w:t xml:space="preserve">(SUSARS) </w:t>
      </w:r>
      <w:r w:rsidRPr="006300AF">
        <w:rPr>
          <w:rFonts w:ascii="Times New Roman" w:hAnsi="Times New Roman" w:cs="Times New Roman"/>
          <w:sz w:val="24"/>
          <w:szCs w:val="24"/>
          <w:lang w:val="en-GB"/>
        </w:rPr>
        <w:t xml:space="preserve">are to be reported to the DMC (via Secretary to the DMCC) no later than 5 working </w:t>
      </w:r>
      <w:r w:rsidR="000D061B" w:rsidRPr="006300AF">
        <w:rPr>
          <w:rFonts w:ascii="Times New Roman" w:hAnsi="Times New Roman" w:cs="Times New Roman"/>
          <w:sz w:val="24"/>
          <w:szCs w:val="24"/>
          <w:lang w:val="en-GB"/>
        </w:rPr>
        <w:t>days</w:t>
      </w:r>
      <w:r w:rsidR="001B67E3" w:rsidRPr="006300AF">
        <w:rPr>
          <w:rFonts w:ascii="Times New Roman" w:hAnsi="Times New Roman" w:cs="Times New Roman"/>
          <w:sz w:val="24"/>
          <w:szCs w:val="24"/>
          <w:lang w:val="en-GB"/>
        </w:rPr>
        <w:t xml:space="preserve"> after the event.</w:t>
      </w:r>
      <w:r w:rsidR="009A0049">
        <w:rPr>
          <w:rFonts w:ascii="Times New Roman" w:hAnsi="Times New Roman" w:cs="Times New Roman"/>
          <w:sz w:val="24"/>
          <w:szCs w:val="24"/>
          <w:lang w:val="en-GB"/>
        </w:rPr>
        <w:t xml:space="preserve"> </w:t>
      </w:r>
    </w:p>
    <w:p w14:paraId="6A1F89E8" w14:textId="77777777" w:rsidR="003D724E" w:rsidRPr="006300AF" w:rsidRDefault="003D724E" w:rsidP="004049A3">
      <w:pPr>
        <w:spacing w:after="0" w:line="360" w:lineRule="auto"/>
        <w:ind w:left="720"/>
        <w:rPr>
          <w:rFonts w:ascii="Times New Roman" w:hAnsi="Times New Roman" w:cs="Times New Roman"/>
          <w:sz w:val="24"/>
          <w:szCs w:val="24"/>
          <w:lang w:val="en-GB"/>
        </w:rPr>
      </w:pPr>
    </w:p>
    <w:p w14:paraId="56FA8AAE" w14:textId="1B00D418" w:rsidR="00D864E0" w:rsidRPr="006300AF" w:rsidRDefault="00D864E0"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lastRenderedPageBreak/>
        <w:t xml:space="preserve">The SAE form as shown in </w:t>
      </w:r>
      <w:r w:rsidR="00510326" w:rsidRPr="006300AF">
        <w:rPr>
          <w:rFonts w:ascii="Times New Roman" w:hAnsi="Times New Roman" w:cs="Times New Roman"/>
          <w:b/>
          <w:sz w:val="24"/>
          <w:szCs w:val="24"/>
          <w:lang w:val="en-GB"/>
        </w:rPr>
        <w:t xml:space="preserve">Appendix </w:t>
      </w:r>
      <w:r w:rsidR="00BE5B04" w:rsidRPr="006300AF">
        <w:rPr>
          <w:rFonts w:ascii="Times New Roman" w:hAnsi="Times New Roman" w:cs="Times New Roman"/>
          <w:b/>
          <w:sz w:val="24"/>
          <w:szCs w:val="24"/>
          <w:lang w:val="en-GB"/>
        </w:rPr>
        <w:t>L</w:t>
      </w:r>
      <w:r w:rsidR="00F107D1" w:rsidRPr="006300AF">
        <w:rPr>
          <w:rFonts w:ascii="Times New Roman" w:hAnsi="Times New Roman" w:cs="Times New Roman"/>
          <w:sz w:val="24"/>
          <w:szCs w:val="24"/>
          <w:lang w:val="en-GB"/>
        </w:rPr>
        <w:t xml:space="preserve"> </w:t>
      </w:r>
      <w:r w:rsidRPr="006300AF">
        <w:rPr>
          <w:rFonts w:ascii="Times New Roman" w:hAnsi="Times New Roman" w:cs="Times New Roman"/>
          <w:sz w:val="24"/>
          <w:szCs w:val="24"/>
          <w:lang w:val="en-GB"/>
        </w:rPr>
        <w:t>will be completed. The following are possible SAE diagnosis that may occur during the trial:</w:t>
      </w:r>
    </w:p>
    <w:p w14:paraId="64A729A6" w14:textId="77777777" w:rsidR="00767D3C" w:rsidRPr="006300AF" w:rsidRDefault="00767D3C" w:rsidP="004049A3">
      <w:pPr>
        <w:spacing w:after="0" w:line="360" w:lineRule="auto"/>
        <w:jc w:val="both"/>
        <w:rPr>
          <w:rFonts w:ascii="Times New Roman" w:hAnsi="Times New Roman" w:cs="Times New Roman"/>
          <w:sz w:val="24"/>
          <w:szCs w:val="24"/>
          <w:lang w:val="en-GB"/>
        </w:rPr>
      </w:pPr>
    </w:p>
    <w:p w14:paraId="7BF5A97B" w14:textId="77777777" w:rsidR="00D864E0" w:rsidRPr="006300AF" w:rsidRDefault="00D864E0" w:rsidP="004049A3">
      <w:pPr>
        <w:spacing w:after="0" w:line="360" w:lineRule="auto"/>
        <w:rPr>
          <w:rFonts w:ascii="Times New Roman" w:hAnsi="Times New Roman" w:cs="Times New Roman"/>
          <w:sz w:val="24"/>
          <w:szCs w:val="24"/>
          <w:lang w:val="en-GB"/>
        </w:rPr>
      </w:pPr>
      <w:r w:rsidRPr="006300AF">
        <w:rPr>
          <w:rFonts w:ascii="Times New Roman" w:hAnsi="Times New Roman" w:cs="Times New Roman"/>
          <w:b/>
          <w:bCs/>
          <w:sz w:val="24"/>
          <w:szCs w:val="24"/>
          <w:lang w:val="en-GB"/>
        </w:rPr>
        <w:t xml:space="preserve">Direct </w:t>
      </w:r>
      <w:r w:rsidR="001E0CFD" w:rsidRPr="006300AF">
        <w:rPr>
          <w:rFonts w:ascii="Times New Roman" w:hAnsi="Times New Roman" w:cs="Times New Roman"/>
          <w:b/>
          <w:bCs/>
          <w:sz w:val="24"/>
          <w:szCs w:val="24"/>
          <w:lang w:val="en-GB"/>
        </w:rPr>
        <w:t>C</w:t>
      </w:r>
      <w:r w:rsidRPr="006300AF">
        <w:rPr>
          <w:rFonts w:ascii="Times New Roman" w:hAnsi="Times New Roman" w:cs="Times New Roman"/>
          <w:b/>
          <w:bCs/>
          <w:sz w:val="24"/>
          <w:szCs w:val="24"/>
          <w:lang w:val="en-GB"/>
        </w:rPr>
        <w:t>onsequence (known causes):</w:t>
      </w:r>
    </w:p>
    <w:p w14:paraId="1A73CE45" w14:textId="77777777" w:rsidR="00D864E0" w:rsidRPr="006300AF" w:rsidRDefault="00D864E0" w:rsidP="00910B0F">
      <w:pPr>
        <w:pStyle w:val="ListParagraph"/>
        <w:numPr>
          <w:ilvl w:val="0"/>
          <w:numId w:val="9"/>
        </w:numPr>
        <w:spacing w:after="0" w:line="360" w:lineRule="auto"/>
        <w:rPr>
          <w:rFonts w:ascii="Times New Roman" w:hAnsi="Times New Roman" w:cs="Times New Roman"/>
          <w:sz w:val="24"/>
          <w:szCs w:val="24"/>
          <w:lang w:val="en-GB"/>
        </w:rPr>
      </w:pPr>
      <w:r w:rsidRPr="006300AF">
        <w:rPr>
          <w:rFonts w:ascii="Times New Roman" w:hAnsi="Times New Roman" w:cs="Times New Roman"/>
          <w:sz w:val="24"/>
          <w:szCs w:val="24"/>
          <w:lang w:val="en-GB"/>
        </w:rPr>
        <w:t>Air leak/pneumothorax</w:t>
      </w:r>
    </w:p>
    <w:p w14:paraId="67BCE6D6" w14:textId="77777777" w:rsidR="00D864E0" w:rsidRPr="006300AF" w:rsidRDefault="00D864E0" w:rsidP="00910B0F">
      <w:pPr>
        <w:pStyle w:val="ListParagraph"/>
        <w:numPr>
          <w:ilvl w:val="0"/>
          <w:numId w:val="9"/>
        </w:numPr>
        <w:spacing w:after="0" w:line="360" w:lineRule="auto"/>
        <w:rPr>
          <w:rFonts w:ascii="Times New Roman" w:hAnsi="Times New Roman" w:cs="Times New Roman"/>
          <w:sz w:val="24"/>
          <w:szCs w:val="24"/>
          <w:lang w:val="en-GB"/>
        </w:rPr>
      </w:pPr>
      <w:r w:rsidRPr="006300AF">
        <w:rPr>
          <w:rFonts w:ascii="Times New Roman" w:hAnsi="Times New Roman" w:cs="Times New Roman"/>
          <w:sz w:val="24"/>
          <w:szCs w:val="24"/>
          <w:lang w:val="en-GB"/>
        </w:rPr>
        <w:t>Hypotension transient leading to cardiac arrest</w:t>
      </w:r>
    </w:p>
    <w:p w14:paraId="54F07B4E" w14:textId="77777777" w:rsidR="00D864E0" w:rsidRPr="006300AF" w:rsidRDefault="00D864E0" w:rsidP="00910B0F">
      <w:pPr>
        <w:pStyle w:val="ListParagraph"/>
        <w:numPr>
          <w:ilvl w:val="0"/>
          <w:numId w:val="9"/>
        </w:numPr>
        <w:spacing w:after="0" w:line="360" w:lineRule="auto"/>
        <w:rPr>
          <w:rFonts w:ascii="Times New Roman" w:hAnsi="Times New Roman" w:cs="Times New Roman"/>
          <w:sz w:val="24"/>
          <w:szCs w:val="24"/>
          <w:lang w:val="en-GB"/>
        </w:rPr>
      </w:pPr>
      <w:r w:rsidRPr="006300AF">
        <w:rPr>
          <w:rFonts w:ascii="Times New Roman" w:hAnsi="Times New Roman" w:cs="Times New Roman"/>
          <w:sz w:val="24"/>
          <w:szCs w:val="24"/>
          <w:lang w:val="en-GB"/>
        </w:rPr>
        <w:t>Desaturation transient leading to severe and prolonged</w:t>
      </w:r>
    </w:p>
    <w:p w14:paraId="28B737D4" w14:textId="77777777" w:rsidR="00D864E0" w:rsidRPr="006300AF" w:rsidRDefault="00D864E0" w:rsidP="004049A3">
      <w:pPr>
        <w:pStyle w:val="ListParagraph"/>
        <w:spacing w:after="0" w:line="360" w:lineRule="auto"/>
        <w:ind w:left="2308"/>
        <w:contextualSpacing w:val="0"/>
        <w:rPr>
          <w:rFonts w:ascii="Times New Roman" w:hAnsi="Times New Roman" w:cs="Times New Roman"/>
          <w:sz w:val="24"/>
          <w:szCs w:val="24"/>
          <w:lang w:val="en-GB"/>
        </w:rPr>
      </w:pPr>
    </w:p>
    <w:p w14:paraId="17E5875A" w14:textId="77777777" w:rsidR="00D864E0" w:rsidRPr="006300AF" w:rsidRDefault="00D864E0" w:rsidP="004049A3">
      <w:pPr>
        <w:spacing w:after="0" w:line="360" w:lineRule="auto"/>
        <w:rPr>
          <w:rFonts w:ascii="Times New Roman" w:hAnsi="Times New Roman" w:cs="Times New Roman"/>
          <w:b/>
          <w:sz w:val="24"/>
          <w:szCs w:val="24"/>
          <w:lang w:val="en-GB"/>
        </w:rPr>
      </w:pPr>
      <w:r w:rsidRPr="006300AF">
        <w:rPr>
          <w:rFonts w:ascii="Times New Roman" w:hAnsi="Times New Roman" w:cs="Times New Roman"/>
          <w:b/>
          <w:sz w:val="24"/>
          <w:szCs w:val="24"/>
          <w:lang w:val="en-GB"/>
        </w:rPr>
        <w:t xml:space="preserve">Indirect </w:t>
      </w:r>
      <w:r w:rsidR="001E0CFD" w:rsidRPr="006300AF">
        <w:rPr>
          <w:rFonts w:ascii="Times New Roman" w:hAnsi="Times New Roman" w:cs="Times New Roman"/>
          <w:b/>
          <w:sz w:val="24"/>
          <w:szCs w:val="24"/>
          <w:lang w:val="en-GB"/>
        </w:rPr>
        <w:t>C</w:t>
      </w:r>
      <w:r w:rsidRPr="006300AF">
        <w:rPr>
          <w:rFonts w:ascii="Times New Roman" w:hAnsi="Times New Roman" w:cs="Times New Roman"/>
          <w:b/>
          <w:sz w:val="24"/>
          <w:szCs w:val="24"/>
          <w:lang w:val="en-GB"/>
        </w:rPr>
        <w:t>onsequence (known causes):</w:t>
      </w:r>
    </w:p>
    <w:p w14:paraId="5B86382C" w14:textId="77777777" w:rsidR="00D864E0" w:rsidRPr="006300AF" w:rsidRDefault="00D864E0" w:rsidP="004049A3">
      <w:pPr>
        <w:spacing w:after="0" w:line="360" w:lineRule="auto"/>
        <w:rPr>
          <w:rFonts w:ascii="Times New Roman" w:hAnsi="Times New Roman" w:cs="Times New Roman"/>
          <w:b/>
          <w:bCs/>
          <w:sz w:val="24"/>
          <w:szCs w:val="24"/>
          <w:lang w:val="en-GB"/>
        </w:rPr>
      </w:pPr>
      <w:r w:rsidRPr="006300AF">
        <w:rPr>
          <w:rFonts w:ascii="Times New Roman" w:hAnsi="Times New Roman" w:cs="Times New Roman"/>
          <w:b/>
          <w:bCs/>
          <w:sz w:val="24"/>
          <w:szCs w:val="24"/>
          <w:lang w:val="en-GB"/>
        </w:rPr>
        <w:t xml:space="preserve">Reaction to </w:t>
      </w:r>
      <w:r w:rsidR="001E0CFD" w:rsidRPr="006300AF">
        <w:rPr>
          <w:rFonts w:ascii="Times New Roman" w:hAnsi="Times New Roman" w:cs="Times New Roman"/>
          <w:b/>
          <w:bCs/>
          <w:sz w:val="24"/>
          <w:szCs w:val="24"/>
          <w:lang w:val="en-GB"/>
        </w:rPr>
        <w:t>M</w:t>
      </w:r>
      <w:r w:rsidRPr="006300AF">
        <w:rPr>
          <w:rFonts w:ascii="Times New Roman" w:hAnsi="Times New Roman" w:cs="Times New Roman"/>
          <w:b/>
          <w:bCs/>
          <w:sz w:val="24"/>
          <w:szCs w:val="24"/>
          <w:lang w:val="en-GB"/>
        </w:rPr>
        <w:t xml:space="preserve">uscle </w:t>
      </w:r>
      <w:r w:rsidR="001E0CFD" w:rsidRPr="006300AF">
        <w:rPr>
          <w:rFonts w:ascii="Times New Roman" w:hAnsi="Times New Roman" w:cs="Times New Roman"/>
          <w:b/>
          <w:bCs/>
          <w:sz w:val="24"/>
          <w:szCs w:val="24"/>
          <w:lang w:val="en-GB"/>
        </w:rPr>
        <w:t>R</w:t>
      </w:r>
      <w:r w:rsidRPr="006300AF">
        <w:rPr>
          <w:rFonts w:ascii="Times New Roman" w:hAnsi="Times New Roman" w:cs="Times New Roman"/>
          <w:b/>
          <w:bCs/>
          <w:sz w:val="24"/>
          <w:szCs w:val="24"/>
          <w:lang w:val="en-GB"/>
        </w:rPr>
        <w:t xml:space="preserve">elaxant or </w:t>
      </w:r>
      <w:r w:rsidR="001E0CFD" w:rsidRPr="006300AF">
        <w:rPr>
          <w:rFonts w:ascii="Times New Roman" w:hAnsi="Times New Roman" w:cs="Times New Roman"/>
          <w:b/>
          <w:bCs/>
          <w:sz w:val="24"/>
          <w:szCs w:val="24"/>
          <w:lang w:val="en-GB"/>
        </w:rPr>
        <w:t>I</w:t>
      </w:r>
      <w:r w:rsidRPr="006300AF">
        <w:rPr>
          <w:rFonts w:ascii="Times New Roman" w:hAnsi="Times New Roman" w:cs="Times New Roman"/>
          <w:b/>
          <w:bCs/>
          <w:sz w:val="24"/>
          <w:szCs w:val="24"/>
          <w:lang w:val="en-GB"/>
        </w:rPr>
        <w:t xml:space="preserve">ncreased </w:t>
      </w:r>
      <w:r w:rsidR="001E0CFD" w:rsidRPr="006300AF">
        <w:rPr>
          <w:rFonts w:ascii="Times New Roman" w:hAnsi="Times New Roman" w:cs="Times New Roman"/>
          <w:b/>
          <w:bCs/>
          <w:sz w:val="24"/>
          <w:szCs w:val="24"/>
          <w:lang w:val="en-GB"/>
        </w:rPr>
        <w:t>S</w:t>
      </w:r>
      <w:r w:rsidRPr="006300AF">
        <w:rPr>
          <w:rFonts w:ascii="Times New Roman" w:hAnsi="Times New Roman" w:cs="Times New Roman"/>
          <w:b/>
          <w:bCs/>
          <w:sz w:val="24"/>
          <w:szCs w:val="24"/>
          <w:lang w:val="en-GB"/>
        </w:rPr>
        <w:t>edation</w:t>
      </w:r>
    </w:p>
    <w:p w14:paraId="4725DDD4" w14:textId="77777777" w:rsidR="00D864E0" w:rsidRPr="006300AF" w:rsidRDefault="00D864E0" w:rsidP="00910B0F">
      <w:pPr>
        <w:pStyle w:val="ListParagraph"/>
        <w:numPr>
          <w:ilvl w:val="0"/>
          <w:numId w:val="10"/>
        </w:numPr>
        <w:spacing w:after="0" w:line="360" w:lineRule="auto"/>
        <w:rPr>
          <w:rFonts w:ascii="Times New Roman" w:hAnsi="Times New Roman" w:cs="Times New Roman"/>
          <w:sz w:val="24"/>
          <w:szCs w:val="24"/>
          <w:lang w:val="en-GB"/>
        </w:rPr>
      </w:pPr>
      <w:r w:rsidRPr="006300AF">
        <w:rPr>
          <w:rFonts w:ascii="Times New Roman" w:hAnsi="Times New Roman" w:cs="Times New Roman"/>
          <w:sz w:val="24"/>
          <w:szCs w:val="24"/>
          <w:lang w:val="en-GB"/>
        </w:rPr>
        <w:t>Hypotension or hypertension/ tachycardia (patient awake of increased CO2 due to under ventilation)</w:t>
      </w:r>
    </w:p>
    <w:p w14:paraId="12BBF2CC" w14:textId="77777777" w:rsidR="00D864E0" w:rsidRPr="006300AF" w:rsidRDefault="00D864E0" w:rsidP="00910B0F">
      <w:pPr>
        <w:pStyle w:val="ListParagraph"/>
        <w:numPr>
          <w:ilvl w:val="0"/>
          <w:numId w:val="10"/>
        </w:numPr>
        <w:spacing w:after="0" w:line="360" w:lineRule="auto"/>
        <w:rPr>
          <w:rFonts w:ascii="Times New Roman" w:hAnsi="Times New Roman" w:cs="Times New Roman"/>
          <w:sz w:val="24"/>
          <w:szCs w:val="24"/>
          <w:lang w:val="en-GB"/>
        </w:rPr>
      </w:pPr>
      <w:r w:rsidRPr="006300AF">
        <w:rPr>
          <w:rFonts w:ascii="Times New Roman" w:hAnsi="Times New Roman" w:cs="Times New Roman"/>
          <w:sz w:val="24"/>
          <w:szCs w:val="24"/>
          <w:lang w:val="en-GB"/>
        </w:rPr>
        <w:t>Bradycardia</w:t>
      </w:r>
    </w:p>
    <w:p w14:paraId="4F5E3B59" w14:textId="77777777" w:rsidR="00D864E0" w:rsidRPr="006300AF" w:rsidRDefault="00D864E0" w:rsidP="00910B0F">
      <w:pPr>
        <w:pStyle w:val="ListParagraph"/>
        <w:numPr>
          <w:ilvl w:val="0"/>
          <w:numId w:val="10"/>
        </w:numPr>
        <w:spacing w:after="0" w:line="360" w:lineRule="auto"/>
        <w:rPr>
          <w:rFonts w:ascii="Times New Roman" w:hAnsi="Times New Roman" w:cs="Times New Roman"/>
          <w:sz w:val="24"/>
          <w:szCs w:val="24"/>
          <w:lang w:val="en-GB"/>
        </w:rPr>
      </w:pPr>
      <w:r w:rsidRPr="006300AF">
        <w:rPr>
          <w:rFonts w:ascii="Times New Roman" w:hAnsi="Times New Roman" w:cs="Times New Roman"/>
          <w:sz w:val="24"/>
          <w:szCs w:val="24"/>
          <w:lang w:val="en-GB"/>
        </w:rPr>
        <w:t>Arrhythmia</w:t>
      </w:r>
    </w:p>
    <w:p w14:paraId="6D17AADC" w14:textId="77777777" w:rsidR="00D864E0" w:rsidRPr="006300AF" w:rsidRDefault="00D864E0" w:rsidP="00910B0F">
      <w:pPr>
        <w:pStyle w:val="ListParagraph"/>
        <w:numPr>
          <w:ilvl w:val="0"/>
          <w:numId w:val="10"/>
        </w:numPr>
        <w:spacing w:after="0" w:line="360" w:lineRule="auto"/>
        <w:rPr>
          <w:rFonts w:ascii="Times New Roman" w:hAnsi="Times New Roman" w:cs="Times New Roman"/>
          <w:sz w:val="24"/>
          <w:szCs w:val="24"/>
          <w:lang w:val="en-GB"/>
        </w:rPr>
      </w:pPr>
      <w:r w:rsidRPr="006300AF">
        <w:rPr>
          <w:rFonts w:ascii="Times New Roman" w:hAnsi="Times New Roman" w:cs="Times New Roman"/>
          <w:sz w:val="24"/>
          <w:szCs w:val="24"/>
          <w:lang w:val="en-GB"/>
        </w:rPr>
        <w:t>Anaphylaxis (allergic reaction)</w:t>
      </w:r>
    </w:p>
    <w:p w14:paraId="4002987B" w14:textId="77777777" w:rsidR="00D864E0" w:rsidRPr="006300AF" w:rsidRDefault="00D864E0" w:rsidP="004049A3">
      <w:pPr>
        <w:spacing w:after="0" w:line="360" w:lineRule="auto"/>
        <w:rPr>
          <w:rFonts w:ascii="Times New Roman" w:hAnsi="Times New Roman" w:cs="Times New Roman"/>
          <w:sz w:val="24"/>
          <w:szCs w:val="24"/>
          <w:lang w:val="en-GB"/>
        </w:rPr>
      </w:pPr>
      <w:r w:rsidRPr="006300AF">
        <w:rPr>
          <w:rFonts w:ascii="Times New Roman" w:hAnsi="Times New Roman" w:cs="Times New Roman"/>
          <w:b/>
          <w:bCs/>
          <w:sz w:val="24"/>
          <w:szCs w:val="24"/>
          <w:lang w:val="en-GB"/>
        </w:rPr>
        <w:t xml:space="preserve">Operator </w:t>
      </w:r>
      <w:r w:rsidR="001E0CFD" w:rsidRPr="006300AF">
        <w:rPr>
          <w:rFonts w:ascii="Times New Roman" w:hAnsi="Times New Roman" w:cs="Times New Roman"/>
          <w:b/>
          <w:bCs/>
          <w:sz w:val="24"/>
          <w:szCs w:val="24"/>
          <w:lang w:val="en-GB"/>
        </w:rPr>
        <w:t>E</w:t>
      </w:r>
      <w:r w:rsidRPr="006300AF">
        <w:rPr>
          <w:rFonts w:ascii="Times New Roman" w:hAnsi="Times New Roman" w:cs="Times New Roman"/>
          <w:b/>
          <w:bCs/>
          <w:sz w:val="24"/>
          <w:szCs w:val="24"/>
          <w:lang w:val="en-GB"/>
        </w:rPr>
        <w:t>rrors</w:t>
      </w:r>
    </w:p>
    <w:p w14:paraId="3EA08984" w14:textId="77777777" w:rsidR="00D864E0" w:rsidRPr="006300AF" w:rsidRDefault="00D864E0" w:rsidP="00910B0F">
      <w:pPr>
        <w:pStyle w:val="ListParagraph"/>
        <w:numPr>
          <w:ilvl w:val="0"/>
          <w:numId w:val="11"/>
        </w:numPr>
        <w:spacing w:after="0" w:line="360" w:lineRule="auto"/>
        <w:rPr>
          <w:rFonts w:ascii="Times New Roman" w:hAnsi="Times New Roman" w:cs="Times New Roman"/>
          <w:sz w:val="24"/>
          <w:szCs w:val="24"/>
          <w:lang w:val="en-GB"/>
        </w:rPr>
      </w:pPr>
      <w:r w:rsidRPr="006300AF">
        <w:rPr>
          <w:rFonts w:ascii="Times New Roman" w:hAnsi="Times New Roman" w:cs="Times New Roman"/>
          <w:sz w:val="24"/>
          <w:szCs w:val="24"/>
          <w:lang w:val="en-GB"/>
        </w:rPr>
        <w:t>Relates to operator error e.g. cuff over inflation (failure to deflate)</w:t>
      </w:r>
    </w:p>
    <w:p w14:paraId="2FC856D5" w14:textId="77777777" w:rsidR="00890A07" w:rsidRPr="006300AF" w:rsidRDefault="00D864E0" w:rsidP="00910B0F">
      <w:pPr>
        <w:pStyle w:val="ListParagraph"/>
        <w:numPr>
          <w:ilvl w:val="0"/>
          <w:numId w:val="11"/>
        </w:numPr>
        <w:spacing w:after="0" w:line="360" w:lineRule="auto"/>
        <w:rPr>
          <w:rFonts w:ascii="Times New Roman" w:hAnsi="Times New Roman" w:cs="Times New Roman"/>
          <w:sz w:val="24"/>
          <w:szCs w:val="24"/>
          <w:lang w:val="en-GB"/>
        </w:rPr>
      </w:pPr>
      <w:r w:rsidRPr="006300AF">
        <w:rPr>
          <w:rFonts w:ascii="Times New Roman" w:hAnsi="Times New Roman" w:cs="Times New Roman"/>
          <w:sz w:val="24"/>
          <w:szCs w:val="24"/>
          <w:lang w:val="en-GB"/>
        </w:rPr>
        <w:t>Unintended protocol deviations (e.g. accidental increase in peak airway pressure during RM)</w:t>
      </w:r>
    </w:p>
    <w:p w14:paraId="33B806F7" w14:textId="77777777" w:rsidR="003D724E" w:rsidRPr="006300AF" w:rsidRDefault="003D724E" w:rsidP="003D724E">
      <w:pPr>
        <w:spacing w:after="0" w:line="360" w:lineRule="auto"/>
        <w:rPr>
          <w:rFonts w:ascii="Times New Roman" w:hAnsi="Times New Roman" w:cs="Times New Roman"/>
          <w:sz w:val="24"/>
          <w:szCs w:val="24"/>
          <w:lang w:val="en-GB"/>
        </w:rPr>
      </w:pPr>
    </w:p>
    <w:p w14:paraId="35F0068D" w14:textId="77777777" w:rsidR="003D724E" w:rsidRPr="006300AF" w:rsidRDefault="003D724E" w:rsidP="003D724E">
      <w:pPr>
        <w:spacing w:after="0" w:line="360" w:lineRule="auto"/>
        <w:rPr>
          <w:lang w:val="en-GB"/>
        </w:rPr>
      </w:pPr>
      <w:r w:rsidRPr="006300AF">
        <w:rPr>
          <w:rFonts w:ascii="Times New Roman" w:hAnsi="Times New Roman" w:cs="Times New Roman"/>
          <w:sz w:val="24"/>
          <w:szCs w:val="24"/>
          <w:lang w:val="en-GB"/>
        </w:rPr>
        <w:t>All adverse events are coded according to Common Terminology Criteria for Adverse Events (CTCAE) as per website:</w:t>
      </w:r>
      <w:r w:rsidRPr="006300AF">
        <w:rPr>
          <w:lang w:val="en-GB"/>
        </w:rPr>
        <w:t xml:space="preserve"> </w:t>
      </w:r>
    </w:p>
    <w:p w14:paraId="54381A60" w14:textId="77777777" w:rsidR="003D724E" w:rsidRPr="006300AF" w:rsidRDefault="009519A3" w:rsidP="003D724E">
      <w:pPr>
        <w:spacing w:after="0" w:line="360" w:lineRule="auto"/>
        <w:rPr>
          <w:rFonts w:ascii="Times New Roman" w:hAnsi="Times New Roman" w:cs="Times New Roman"/>
          <w:sz w:val="24"/>
          <w:szCs w:val="24"/>
          <w:lang w:val="en-GB"/>
        </w:rPr>
      </w:pPr>
      <w:hyperlink r:id="rId26" w:history="1">
        <w:r w:rsidR="003D724E" w:rsidRPr="006300AF">
          <w:rPr>
            <w:rStyle w:val="Hyperlink"/>
            <w:rFonts w:ascii="Times New Roman" w:hAnsi="Times New Roman" w:cs="Times New Roman"/>
            <w:sz w:val="24"/>
            <w:szCs w:val="24"/>
            <w:lang w:val="en-GB"/>
          </w:rPr>
          <w:t>http://evs.nci.nih.gov/ftp1/CTCAE/CTCAE_4.03_2010-06-14_QuickReference_8.5x11.pdf</w:t>
        </w:r>
      </w:hyperlink>
    </w:p>
    <w:p w14:paraId="0758B5D6" w14:textId="77777777" w:rsidR="003D724E" w:rsidRPr="006300AF" w:rsidRDefault="003D724E" w:rsidP="003D724E">
      <w:pPr>
        <w:spacing w:after="0" w:line="360" w:lineRule="auto"/>
        <w:rPr>
          <w:rFonts w:ascii="Times New Roman" w:hAnsi="Times New Roman" w:cs="Times New Roman"/>
          <w:sz w:val="24"/>
          <w:szCs w:val="24"/>
          <w:lang w:val="en-GB"/>
        </w:rPr>
      </w:pPr>
    </w:p>
    <w:p w14:paraId="714487DD" w14:textId="77777777" w:rsidR="00924398" w:rsidRPr="006300AF" w:rsidRDefault="00924398" w:rsidP="004049A3">
      <w:pPr>
        <w:spacing w:after="0" w:line="360" w:lineRule="auto"/>
        <w:jc w:val="both"/>
        <w:rPr>
          <w:rFonts w:ascii="Times New Roman" w:hAnsi="Times New Roman" w:cs="Times New Roman"/>
          <w:b/>
          <w:sz w:val="32"/>
          <w:szCs w:val="24"/>
          <w:lang w:val="en-GB"/>
        </w:rPr>
      </w:pPr>
    </w:p>
    <w:p w14:paraId="6D1D212B" w14:textId="77777777" w:rsidR="003D724E" w:rsidRPr="006300AF" w:rsidRDefault="003D724E" w:rsidP="004049A3">
      <w:pPr>
        <w:spacing w:after="0" w:line="360" w:lineRule="auto"/>
        <w:jc w:val="both"/>
        <w:rPr>
          <w:rFonts w:ascii="Times New Roman" w:hAnsi="Times New Roman" w:cs="Times New Roman"/>
          <w:b/>
          <w:sz w:val="32"/>
          <w:szCs w:val="24"/>
          <w:lang w:val="en-GB"/>
        </w:rPr>
      </w:pPr>
    </w:p>
    <w:p w14:paraId="118E6071" w14:textId="77777777" w:rsidR="00924398" w:rsidRPr="006300AF" w:rsidRDefault="00924398" w:rsidP="004049A3">
      <w:pPr>
        <w:pageBreakBefore/>
        <w:spacing w:after="0" w:line="360" w:lineRule="auto"/>
        <w:jc w:val="both"/>
        <w:rPr>
          <w:rFonts w:ascii="Times New Roman" w:hAnsi="Times New Roman" w:cs="Times New Roman"/>
          <w:b/>
          <w:sz w:val="32"/>
          <w:szCs w:val="24"/>
          <w:lang w:val="en-GB"/>
        </w:rPr>
      </w:pPr>
      <w:r w:rsidRPr="006300AF">
        <w:rPr>
          <w:rFonts w:ascii="Times New Roman" w:hAnsi="Times New Roman" w:cs="Times New Roman"/>
          <w:b/>
          <w:sz w:val="32"/>
          <w:szCs w:val="24"/>
          <w:lang w:val="en-GB"/>
        </w:rPr>
        <w:lastRenderedPageBreak/>
        <w:t>7.0</w:t>
      </w:r>
      <w:r w:rsidRPr="006300AF">
        <w:rPr>
          <w:rFonts w:ascii="Times New Roman" w:hAnsi="Times New Roman" w:cs="Times New Roman"/>
          <w:b/>
          <w:sz w:val="32"/>
          <w:szCs w:val="24"/>
          <w:lang w:val="en-GB"/>
        </w:rPr>
        <w:tab/>
        <w:t xml:space="preserve">Patient </w:t>
      </w:r>
      <w:r w:rsidR="00DE6A5E" w:rsidRPr="006300AF">
        <w:rPr>
          <w:rFonts w:ascii="Times New Roman" w:hAnsi="Times New Roman" w:cs="Times New Roman"/>
          <w:b/>
          <w:sz w:val="32"/>
          <w:szCs w:val="24"/>
          <w:lang w:val="en-GB"/>
        </w:rPr>
        <w:t xml:space="preserve">Enrolment </w:t>
      </w:r>
      <w:r w:rsidRPr="006300AF">
        <w:rPr>
          <w:rFonts w:ascii="Times New Roman" w:hAnsi="Times New Roman" w:cs="Times New Roman"/>
          <w:b/>
          <w:sz w:val="32"/>
          <w:szCs w:val="24"/>
          <w:lang w:val="en-GB"/>
        </w:rPr>
        <w:t xml:space="preserve">and Data Management </w:t>
      </w:r>
    </w:p>
    <w:p w14:paraId="1E167F3B" w14:textId="587DB3CF" w:rsidR="00924398" w:rsidRPr="006300AF" w:rsidRDefault="008362C4"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The following shows the </w:t>
      </w:r>
      <w:r w:rsidR="004D2EA2" w:rsidRPr="006300AF">
        <w:rPr>
          <w:rFonts w:ascii="Times New Roman" w:hAnsi="Times New Roman" w:cs="Times New Roman"/>
          <w:sz w:val="24"/>
          <w:szCs w:val="24"/>
          <w:lang w:val="en-GB"/>
        </w:rPr>
        <w:t xml:space="preserve">simplified </w:t>
      </w:r>
      <w:r w:rsidR="008D3F25" w:rsidRPr="006300AF">
        <w:rPr>
          <w:rFonts w:ascii="Times New Roman" w:hAnsi="Times New Roman" w:cs="Times New Roman"/>
          <w:sz w:val="24"/>
          <w:szCs w:val="24"/>
          <w:lang w:val="en-GB"/>
        </w:rPr>
        <w:t>flow chart of the patient enrolment</w:t>
      </w:r>
      <w:r w:rsidR="00E63E49" w:rsidRPr="006300AF">
        <w:rPr>
          <w:rFonts w:ascii="Times New Roman" w:hAnsi="Times New Roman" w:cs="Times New Roman"/>
          <w:sz w:val="24"/>
          <w:szCs w:val="24"/>
          <w:lang w:val="en-GB"/>
        </w:rPr>
        <w:t xml:space="preserve"> into CURE RCT</w:t>
      </w:r>
      <w:r w:rsidR="008D3F25" w:rsidRPr="006300AF">
        <w:rPr>
          <w:rFonts w:ascii="Times New Roman" w:hAnsi="Times New Roman" w:cs="Times New Roman"/>
          <w:sz w:val="24"/>
          <w:szCs w:val="24"/>
          <w:lang w:val="en-GB"/>
        </w:rPr>
        <w:t xml:space="preserve"> and data management chronological order.</w:t>
      </w:r>
      <w:r w:rsidR="00734A4E" w:rsidRPr="006300AF">
        <w:rPr>
          <w:rFonts w:ascii="Times New Roman" w:hAnsi="Times New Roman" w:cs="Times New Roman"/>
          <w:sz w:val="24"/>
          <w:szCs w:val="24"/>
          <w:lang w:val="en-GB"/>
        </w:rPr>
        <w:t xml:space="preserve"> </w:t>
      </w:r>
      <w:r w:rsidR="004D2EA2" w:rsidRPr="006300AF">
        <w:rPr>
          <w:rFonts w:ascii="Times New Roman" w:hAnsi="Times New Roman" w:cs="Times New Roman"/>
          <w:sz w:val="24"/>
          <w:szCs w:val="24"/>
          <w:lang w:val="en-GB"/>
        </w:rPr>
        <w:t xml:space="preserve">A detailed flow chart is attached in </w:t>
      </w:r>
      <w:r w:rsidR="004D2EA2" w:rsidRPr="006300AF">
        <w:rPr>
          <w:rFonts w:ascii="Times New Roman" w:hAnsi="Times New Roman" w:cs="Times New Roman"/>
          <w:b/>
          <w:sz w:val="24"/>
          <w:szCs w:val="24"/>
          <w:lang w:val="en-GB"/>
        </w:rPr>
        <w:t xml:space="preserve">Appendix </w:t>
      </w:r>
      <w:r w:rsidR="00BE5B04" w:rsidRPr="006300AF">
        <w:rPr>
          <w:rFonts w:ascii="Times New Roman" w:hAnsi="Times New Roman" w:cs="Times New Roman"/>
          <w:b/>
          <w:sz w:val="24"/>
          <w:szCs w:val="24"/>
          <w:lang w:val="en-GB"/>
        </w:rPr>
        <w:t>M</w:t>
      </w:r>
      <w:r w:rsidR="00510326" w:rsidRPr="006300AF">
        <w:rPr>
          <w:rFonts w:ascii="Times New Roman" w:hAnsi="Times New Roman" w:cs="Times New Roman"/>
          <w:b/>
          <w:sz w:val="24"/>
          <w:szCs w:val="24"/>
          <w:lang w:val="en-GB"/>
        </w:rPr>
        <w:t>.</w:t>
      </w:r>
    </w:p>
    <w:p w14:paraId="601BCC67" w14:textId="76AB1000" w:rsidR="00924398" w:rsidRPr="006300AF" w:rsidRDefault="004D2EA2"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noProof/>
          <w:sz w:val="24"/>
          <w:szCs w:val="24"/>
          <w:lang w:eastAsia="en-NZ"/>
        </w:rPr>
        <mc:AlternateContent>
          <mc:Choice Requires="wpc">
            <w:drawing>
              <wp:inline distT="0" distB="0" distL="0" distR="0" wp14:anchorId="1B91C8B6" wp14:editId="42CDB992">
                <wp:extent cx="5639362" cy="6893560"/>
                <wp:effectExtent l="0" t="0" r="0" b="0"/>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 name="Flowchart: Alternate Process 10"/>
                        <wps:cNvSpPr/>
                        <wps:spPr>
                          <a:xfrm>
                            <a:off x="2516683" y="395021"/>
                            <a:ext cx="1630907" cy="439828"/>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54057B17" w14:textId="77777777" w:rsidR="00B41617" w:rsidRPr="00E63E49" w:rsidRDefault="00B41617" w:rsidP="004D2EA2">
                              <w:pPr>
                                <w:spacing w:after="0" w:line="240" w:lineRule="auto"/>
                                <w:jc w:val="center"/>
                                <w:rPr>
                                  <w:rFonts w:ascii="Times New Roman" w:hAnsi="Times New Roman" w:cs="Times New Roman"/>
                                  <w:b/>
                                  <w:sz w:val="20"/>
                                  <w:szCs w:val="20"/>
                                </w:rPr>
                              </w:pPr>
                              <w:r>
                                <w:rPr>
                                  <w:rFonts w:ascii="Times New Roman" w:hAnsi="Times New Roman" w:cs="Times New Roman"/>
                                  <w:b/>
                                  <w:sz w:val="20"/>
                                  <w:szCs w:val="20"/>
                                </w:rPr>
                                <w:t>Patient a</w:t>
                              </w:r>
                              <w:r w:rsidRPr="00E63E49">
                                <w:rPr>
                                  <w:rFonts w:ascii="Times New Roman" w:hAnsi="Times New Roman" w:cs="Times New Roman"/>
                                  <w:b/>
                                  <w:sz w:val="20"/>
                                  <w:szCs w:val="20"/>
                                </w:rPr>
                                <w:t xml:space="preserve">dmitted to ICU requiring </w:t>
                              </w:r>
                              <w:r>
                                <w:rPr>
                                  <w:rFonts w:ascii="Times New Roman" w:hAnsi="Times New Roman" w:cs="Times New Roman"/>
                                  <w:b/>
                                  <w:sz w:val="20"/>
                                  <w:szCs w:val="20"/>
                                </w:rPr>
                                <w:t>invasive MV</w:t>
                              </w:r>
                            </w:p>
                            <w:p w14:paraId="714FF8CB" w14:textId="77777777" w:rsidR="00B41617" w:rsidRPr="00E63E49" w:rsidRDefault="00B41617" w:rsidP="004D2EA2">
                              <w:pPr>
                                <w:spacing w:after="0" w:line="240" w:lineRule="auto"/>
                                <w:jc w:val="center"/>
                                <w:rPr>
                                  <w:rFonts w:ascii="Times New Roman" w:hAnsi="Times New Roman" w:cs="Times New Roman"/>
                                  <w:b/>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Flowchart: Alternate Process 11"/>
                        <wps:cNvSpPr/>
                        <wps:spPr>
                          <a:xfrm>
                            <a:off x="2517036" y="1038819"/>
                            <a:ext cx="1630680" cy="297680"/>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240882FA" w14:textId="77777777" w:rsidR="00B41617" w:rsidRPr="00E63E49" w:rsidRDefault="00B41617" w:rsidP="004D2EA2">
                              <w:pPr>
                                <w:pStyle w:val="NormalWeb"/>
                                <w:spacing w:before="0" w:beforeAutospacing="0" w:after="0" w:afterAutospacing="0"/>
                                <w:jc w:val="center"/>
                                <w:rPr>
                                  <w:b/>
                                  <w:sz w:val="20"/>
                                  <w:szCs w:val="20"/>
                                </w:rPr>
                              </w:pPr>
                              <w:r w:rsidRPr="00E63E49">
                                <w:rPr>
                                  <w:b/>
                                  <w:sz w:val="20"/>
                                  <w:szCs w:val="20"/>
                                </w:rPr>
                                <w:t xml:space="preserve">Check </w:t>
                              </w:r>
                              <w:r>
                                <w:rPr>
                                  <w:b/>
                                  <w:sz w:val="20"/>
                                  <w:szCs w:val="20"/>
                                </w:rPr>
                                <w:t>e</w:t>
                              </w:r>
                              <w:r w:rsidRPr="00E63E49">
                                <w:rPr>
                                  <w:b/>
                                  <w:sz w:val="20"/>
                                  <w:szCs w:val="20"/>
                                </w:rPr>
                                <w:t>ligibility</w:t>
                              </w:r>
                            </w:p>
                            <w:p w14:paraId="759574C7" w14:textId="77777777" w:rsidR="00B41617" w:rsidRPr="00E63E49" w:rsidRDefault="00B41617" w:rsidP="004D2EA2">
                              <w:pPr>
                                <w:pStyle w:val="NormalWeb"/>
                                <w:spacing w:before="0" w:beforeAutospacing="0" w:after="0" w:afterAutospacing="0"/>
                                <w:jc w:val="center"/>
                                <w:rPr>
                                  <w:b/>
                                  <w:sz w:val="20"/>
                                  <w:szCs w:val="20"/>
                                </w:rPr>
                              </w:pPr>
                              <w:r w:rsidRPr="00E63E49">
                                <w:rPr>
                                  <w:rFonts w:eastAsia="Calibri"/>
                                  <w:b/>
                                  <w:sz w:val="20"/>
                                  <w:szCs w:val="2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Flowchart: Terminator 14"/>
                        <wps:cNvSpPr/>
                        <wps:spPr>
                          <a:xfrm>
                            <a:off x="4571559" y="1008070"/>
                            <a:ext cx="914400" cy="348018"/>
                          </a:xfrm>
                          <a:prstGeom prst="flowChartTerminator">
                            <a:avLst/>
                          </a:prstGeom>
                        </wps:spPr>
                        <wps:style>
                          <a:lnRef idx="2">
                            <a:schemeClr val="accent1"/>
                          </a:lnRef>
                          <a:fillRef idx="1">
                            <a:schemeClr val="lt1"/>
                          </a:fillRef>
                          <a:effectRef idx="0">
                            <a:schemeClr val="accent1"/>
                          </a:effectRef>
                          <a:fontRef idx="minor">
                            <a:schemeClr val="dk1"/>
                          </a:fontRef>
                        </wps:style>
                        <wps:txbx>
                          <w:txbxContent>
                            <w:p w14:paraId="01ADECD5" w14:textId="77777777" w:rsidR="00B41617" w:rsidRPr="00E63E49" w:rsidRDefault="00B41617" w:rsidP="004D2EA2">
                              <w:pPr>
                                <w:spacing w:after="0" w:line="240" w:lineRule="auto"/>
                                <w:jc w:val="center"/>
                                <w:rPr>
                                  <w:rFonts w:ascii="Times New Roman" w:hAnsi="Times New Roman" w:cs="Times New Roman"/>
                                  <w:b/>
                                  <w:sz w:val="20"/>
                                  <w:szCs w:val="20"/>
                                </w:rPr>
                              </w:pPr>
                              <w:r w:rsidRPr="00E63E49">
                                <w:rPr>
                                  <w:rFonts w:ascii="Times New Roman" w:hAnsi="Times New Roman" w:cs="Times New Roman"/>
                                  <w:b/>
                                  <w:sz w:val="20"/>
                                  <w:szCs w:val="20"/>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Flowchart: Alternate Process 15"/>
                        <wps:cNvSpPr/>
                        <wps:spPr>
                          <a:xfrm>
                            <a:off x="2517263" y="2330740"/>
                            <a:ext cx="1630680" cy="256540"/>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086368A5" w14:textId="77777777" w:rsidR="00B41617" w:rsidRPr="00E63E49" w:rsidRDefault="00B41617" w:rsidP="004D2EA2">
                              <w:pPr>
                                <w:pStyle w:val="NormalWeb"/>
                                <w:spacing w:before="0" w:beforeAutospacing="0" w:after="0" w:afterAutospacing="0"/>
                                <w:jc w:val="center"/>
                                <w:rPr>
                                  <w:b/>
                                </w:rPr>
                              </w:pPr>
                              <w:r>
                                <w:rPr>
                                  <w:rFonts w:eastAsia="Times New Roman"/>
                                  <w:b/>
                                  <w:sz w:val="20"/>
                                  <w:szCs w:val="20"/>
                                </w:rPr>
                                <w:t>Block r</w:t>
                              </w:r>
                              <w:r w:rsidRPr="00E63E49">
                                <w:rPr>
                                  <w:rFonts w:eastAsia="Times New Roman"/>
                                  <w:b/>
                                  <w:sz w:val="20"/>
                                  <w:szCs w:val="20"/>
                                </w:rPr>
                                <w:t>andomisation</w:t>
                              </w:r>
                            </w:p>
                            <w:p w14:paraId="68B23D6F" w14:textId="77777777" w:rsidR="00B41617" w:rsidRPr="00E63E49" w:rsidRDefault="00B41617" w:rsidP="004D2EA2">
                              <w:pPr>
                                <w:pStyle w:val="NormalWeb"/>
                                <w:spacing w:before="0" w:beforeAutospacing="0" w:after="0" w:afterAutospacing="0"/>
                                <w:jc w:val="center"/>
                                <w:rPr>
                                  <w:b/>
                                </w:rPr>
                              </w:pPr>
                              <w:r w:rsidRPr="00E63E49">
                                <w:rPr>
                                  <w:rFonts w:eastAsia="Calibri"/>
                                  <w:b/>
                                  <w:sz w:val="20"/>
                                  <w:szCs w:val="2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Flowchart: Alternate Process 16"/>
                        <wps:cNvSpPr/>
                        <wps:spPr>
                          <a:xfrm>
                            <a:off x="1589321" y="2794776"/>
                            <a:ext cx="1630680" cy="284024"/>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18EBC4B4" w14:textId="77777777" w:rsidR="00B41617" w:rsidRPr="00E63E49" w:rsidRDefault="00B41617" w:rsidP="004D2EA2">
                              <w:pPr>
                                <w:pStyle w:val="NormalWeb"/>
                                <w:spacing w:before="0" w:beforeAutospacing="0" w:after="0" w:afterAutospacing="0"/>
                                <w:jc w:val="center"/>
                                <w:rPr>
                                  <w:b/>
                                </w:rPr>
                              </w:pPr>
                              <w:r w:rsidRPr="00E63E49">
                                <w:rPr>
                                  <w:rFonts w:eastAsia="Times New Roman"/>
                                  <w:b/>
                                  <w:sz w:val="20"/>
                                  <w:szCs w:val="20"/>
                                </w:rPr>
                                <w:t>Control</w:t>
                              </w:r>
                              <w:r>
                                <w:rPr>
                                  <w:rFonts w:eastAsia="Times New Roman"/>
                                  <w:b/>
                                  <w:sz w:val="20"/>
                                  <w:szCs w:val="20"/>
                                </w:rPr>
                                <w:t xml:space="preserve"> (SPV)</w:t>
                              </w:r>
                            </w:p>
                            <w:p w14:paraId="27E5DB79" w14:textId="77777777" w:rsidR="00B41617" w:rsidRPr="00E63E49" w:rsidRDefault="00B41617" w:rsidP="004D2EA2">
                              <w:pPr>
                                <w:pStyle w:val="NormalWeb"/>
                                <w:spacing w:before="0" w:beforeAutospacing="0" w:after="0" w:afterAutospacing="0"/>
                                <w:jc w:val="center"/>
                                <w:rPr>
                                  <w:b/>
                                </w:rPr>
                              </w:pPr>
                              <w:r w:rsidRPr="00E63E49">
                                <w:rPr>
                                  <w:rFonts w:eastAsia="Calibri"/>
                                  <w:b/>
                                  <w:sz w:val="20"/>
                                  <w:szCs w:val="2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Flowchart: Alternate Process 17"/>
                        <wps:cNvSpPr/>
                        <wps:spPr>
                          <a:xfrm>
                            <a:off x="3421744" y="2794776"/>
                            <a:ext cx="1630680" cy="283845"/>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38217FA2" w14:textId="77777777" w:rsidR="00B41617" w:rsidRPr="00E63E49" w:rsidRDefault="00B41617" w:rsidP="004D2EA2">
                              <w:pPr>
                                <w:pStyle w:val="NormalWeb"/>
                                <w:spacing w:before="0" w:beforeAutospacing="0" w:after="0" w:afterAutospacing="0"/>
                                <w:jc w:val="center"/>
                                <w:rPr>
                                  <w:b/>
                                </w:rPr>
                              </w:pPr>
                              <w:r w:rsidRPr="00E63E49">
                                <w:rPr>
                                  <w:rFonts w:eastAsia="Times New Roman"/>
                                  <w:b/>
                                  <w:sz w:val="20"/>
                                  <w:szCs w:val="20"/>
                                </w:rPr>
                                <w:t>Intervention</w:t>
                              </w:r>
                              <w:r>
                                <w:rPr>
                                  <w:rFonts w:eastAsia="Times New Roman"/>
                                  <w:b/>
                                  <w:sz w:val="20"/>
                                  <w:szCs w:val="20"/>
                                </w:rPr>
                                <w:t xml:space="preserve"> (MBV)</w:t>
                              </w:r>
                              <w:r w:rsidRPr="00E63E49">
                                <w:rPr>
                                  <w:rFonts w:eastAsia="Calibri"/>
                                  <w:b/>
                                  <w:sz w:val="20"/>
                                  <w:szCs w:val="2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Flowchart: Alternate Process 18"/>
                        <wps:cNvSpPr/>
                        <wps:spPr>
                          <a:xfrm>
                            <a:off x="2008290" y="1738091"/>
                            <a:ext cx="2650751" cy="342656"/>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782A390C" w14:textId="77777777" w:rsidR="00B41617" w:rsidRPr="00E63E49" w:rsidRDefault="00B41617" w:rsidP="004D2EA2">
                              <w:pPr>
                                <w:pStyle w:val="NormalWeb"/>
                                <w:spacing w:before="0" w:beforeAutospacing="0" w:after="0" w:afterAutospacing="0"/>
                                <w:jc w:val="center"/>
                                <w:rPr>
                                  <w:b/>
                                </w:rPr>
                              </w:pPr>
                              <w:r w:rsidRPr="00E63E49">
                                <w:rPr>
                                  <w:rFonts w:eastAsia="Times New Roman"/>
                                  <w:b/>
                                  <w:sz w:val="20"/>
                                  <w:szCs w:val="20"/>
                                </w:rPr>
                                <w:t>Delay</w:t>
                              </w:r>
                              <w:r>
                                <w:rPr>
                                  <w:rFonts w:eastAsia="Times New Roman"/>
                                  <w:b/>
                                  <w:sz w:val="20"/>
                                  <w:szCs w:val="20"/>
                                </w:rPr>
                                <w:t>ed c</w:t>
                              </w:r>
                              <w:r w:rsidRPr="00E63E49">
                                <w:rPr>
                                  <w:rFonts w:eastAsia="Times New Roman"/>
                                  <w:b/>
                                  <w:sz w:val="20"/>
                                  <w:szCs w:val="20"/>
                                </w:rPr>
                                <w:t>onsent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Flowchart: Alternate Process 22"/>
                        <wps:cNvSpPr/>
                        <wps:spPr>
                          <a:xfrm>
                            <a:off x="2188960" y="3380197"/>
                            <a:ext cx="2534910" cy="665478"/>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06DB8157" w14:textId="77777777" w:rsidR="00B41617" w:rsidRPr="00E63E49" w:rsidRDefault="00B41617" w:rsidP="004D2EA2">
                              <w:pPr>
                                <w:pStyle w:val="NormalWeb"/>
                                <w:spacing w:before="0" w:beforeAutospacing="0" w:after="0" w:afterAutospacing="0"/>
                                <w:jc w:val="center"/>
                                <w:rPr>
                                  <w:b/>
                                </w:rPr>
                              </w:pPr>
                              <w:r>
                                <w:rPr>
                                  <w:rFonts w:eastAsia="Times New Roman"/>
                                  <w:b/>
                                  <w:sz w:val="20"/>
                                  <w:szCs w:val="20"/>
                                </w:rPr>
                                <w:t xml:space="preserve">Trial Termination for any reason: Patient disconnect from MV due to recovery, </w:t>
                              </w:r>
                              <w:proofErr w:type="gramStart"/>
                              <w:r>
                                <w:rPr>
                                  <w:rFonts w:eastAsia="Times New Roman"/>
                                  <w:b/>
                                  <w:sz w:val="20"/>
                                  <w:szCs w:val="20"/>
                                </w:rPr>
                                <w:t>Serious</w:t>
                              </w:r>
                              <w:proofErr w:type="gramEnd"/>
                              <w:r>
                                <w:rPr>
                                  <w:rFonts w:eastAsia="Times New Roman"/>
                                  <w:b/>
                                  <w:sz w:val="20"/>
                                  <w:szCs w:val="20"/>
                                </w:rPr>
                                <w:t xml:space="preserve"> adverse events (SAE) etc.</w:t>
                              </w:r>
                            </w:p>
                            <w:p w14:paraId="2DFDA360" w14:textId="77777777" w:rsidR="00B41617" w:rsidRPr="00E63E49" w:rsidRDefault="00B41617" w:rsidP="004D2EA2">
                              <w:pPr>
                                <w:pStyle w:val="NormalWeb"/>
                                <w:spacing w:before="0" w:beforeAutospacing="0" w:after="0" w:afterAutospacing="0"/>
                                <w:rPr>
                                  <w:b/>
                                </w:rPr>
                              </w:pPr>
                              <w:r w:rsidRPr="00E63E49">
                                <w:rPr>
                                  <w:rFonts w:eastAsia="Times New Roman"/>
                                  <w:b/>
                                </w:rPr>
                                <w:t> </w:t>
                              </w:r>
                            </w:p>
                            <w:p w14:paraId="76715943" w14:textId="77777777" w:rsidR="00B41617" w:rsidRPr="00E63E49" w:rsidRDefault="00B41617" w:rsidP="004D2EA2">
                              <w:pPr>
                                <w:pStyle w:val="NormalWeb"/>
                                <w:spacing w:before="0" w:beforeAutospacing="0" w:after="0" w:afterAutospacing="0"/>
                                <w:jc w:val="center"/>
                                <w:rPr>
                                  <w:b/>
                                </w:rPr>
                              </w:pPr>
                              <w:r w:rsidRPr="00E63E49">
                                <w:rPr>
                                  <w:rFonts w:eastAsia="Calibri"/>
                                  <w:b/>
                                  <w:sz w:val="20"/>
                                  <w:szCs w:val="2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Flowchart: Alternate Process 23"/>
                        <wps:cNvSpPr/>
                        <wps:spPr>
                          <a:xfrm>
                            <a:off x="2247227" y="4242938"/>
                            <a:ext cx="2405540" cy="592949"/>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757A52CD" w14:textId="77777777" w:rsidR="00B41617" w:rsidRPr="00E63E49" w:rsidRDefault="00B41617" w:rsidP="004D2EA2">
                              <w:pPr>
                                <w:pStyle w:val="NormalWeb"/>
                                <w:spacing w:before="0" w:beforeAutospacing="0" w:after="0" w:afterAutospacing="0"/>
                                <w:jc w:val="center"/>
                                <w:rPr>
                                  <w:b/>
                                </w:rPr>
                              </w:pPr>
                              <w:r>
                                <w:rPr>
                                  <w:rFonts w:eastAsia="Times New Roman"/>
                                  <w:b/>
                                  <w:sz w:val="20"/>
                                  <w:szCs w:val="20"/>
                                </w:rPr>
                                <w:t>Written informed c</w:t>
                              </w:r>
                              <w:r w:rsidRPr="00E63E49">
                                <w:rPr>
                                  <w:rFonts w:eastAsia="Times New Roman"/>
                                  <w:b/>
                                  <w:sz w:val="20"/>
                                  <w:szCs w:val="20"/>
                                </w:rPr>
                                <w:t xml:space="preserve">onsent </w:t>
                              </w:r>
                              <w:r>
                                <w:rPr>
                                  <w:rFonts w:eastAsia="Times New Roman"/>
                                  <w:b/>
                                  <w:sz w:val="20"/>
                                  <w:szCs w:val="20"/>
                                </w:rPr>
                                <w:t>signed by the family or participant for d</w:t>
                              </w:r>
                              <w:r w:rsidRPr="00E63E49">
                                <w:rPr>
                                  <w:rFonts w:eastAsia="Times New Roman"/>
                                  <w:b/>
                                  <w:sz w:val="20"/>
                                  <w:szCs w:val="20"/>
                                </w:rPr>
                                <w:t xml:space="preserve">ata </w:t>
                              </w:r>
                              <w:r>
                                <w:rPr>
                                  <w:rFonts w:eastAsia="Times New Roman"/>
                                  <w:b/>
                                  <w:sz w:val="20"/>
                                  <w:szCs w:val="20"/>
                                </w:rPr>
                                <w:t>u</w:t>
                              </w:r>
                              <w:r w:rsidRPr="00E63E49">
                                <w:rPr>
                                  <w:rFonts w:eastAsia="Times New Roman"/>
                                  <w:b/>
                                  <w:sz w:val="20"/>
                                  <w:szCs w:val="20"/>
                                </w:rPr>
                                <w:t>sage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Flowchart: Alternate Process 26"/>
                        <wps:cNvSpPr/>
                        <wps:spPr>
                          <a:xfrm>
                            <a:off x="1914613" y="5069909"/>
                            <a:ext cx="3074353" cy="652007"/>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70C77F3A" w14:textId="77777777" w:rsidR="00B41617" w:rsidRDefault="00B41617" w:rsidP="004D2EA2">
                              <w:pPr>
                                <w:pStyle w:val="NormalWeb"/>
                                <w:spacing w:before="0" w:beforeAutospacing="0" w:after="0" w:afterAutospacing="0"/>
                                <w:jc w:val="center"/>
                                <w:rPr>
                                  <w:rFonts w:eastAsia="Times New Roman"/>
                                  <w:b/>
                                  <w:sz w:val="20"/>
                                  <w:szCs w:val="20"/>
                                </w:rPr>
                              </w:pPr>
                              <w:r>
                                <w:rPr>
                                  <w:rFonts w:eastAsia="Times New Roman"/>
                                  <w:b/>
                                  <w:sz w:val="20"/>
                                  <w:szCs w:val="20"/>
                                </w:rPr>
                                <w:t>Data e</w:t>
                              </w:r>
                              <w:r w:rsidRPr="00E63E49">
                                <w:rPr>
                                  <w:rFonts w:eastAsia="Times New Roman"/>
                                  <w:b/>
                                  <w:sz w:val="20"/>
                                  <w:szCs w:val="20"/>
                                </w:rPr>
                                <w:t xml:space="preserve">ncrypted </w:t>
                              </w:r>
                              <w:r>
                                <w:rPr>
                                  <w:rFonts w:eastAsia="Times New Roman"/>
                                  <w:b/>
                                  <w:sz w:val="20"/>
                                  <w:szCs w:val="20"/>
                                </w:rPr>
                                <w:t>and stored</w:t>
                              </w:r>
                            </w:p>
                            <w:p w14:paraId="3068BE8B" w14:textId="77777777" w:rsidR="00B41617" w:rsidRPr="00E63E49" w:rsidRDefault="00B41617" w:rsidP="004D2EA2">
                              <w:pPr>
                                <w:pStyle w:val="NormalWeb"/>
                                <w:spacing w:before="0" w:beforeAutospacing="0" w:after="0" w:afterAutospacing="0"/>
                                <w:jc w:val="center"/>
                                <w:rPr>
                                  <w:b/>
                                </w:rPr>
                              </w:pPr>
                              <w:r>
                                <w:rPr>
                                  <w:rFonts w:eastAsia="Times New Roman"/>
                                  <w:b/>
                                  <w:sz w:val="20"/>
                                  <w:szCs w:val="20"/>
                                </w:rPr>
                                <w:t>Patient consent, SAE reports, and other documentations stored in a repository</w:t>
                              </w:r>
                            </w:p>
                            <w:p w14:paraId="3D62B8AE" w14:textId="77777777" w:rsidR="00B41617" w:rsidRPr="00E63E49" w:rsidRDefault="00B41617" w:rsidP="004D2EA2">
                              <w:pPr>
                                <w:pStyle w:val="NormalWeb"/>
                                <w:spacing w:before="0" w:beforeAutospacing="0" w:after="0" w:afterAutospacing="0"/>
                                <w:rPr>
                                  <w:b/>
                                </w:rPr>
                              </w:pPr>
                              <w:r w:rsidRPr="00E63E49">
                                <w:rPr>
                                  <w:rFonts w:eastAsia="Times New Roman"/>
                                  <w:b/>
                                </w:rPr>
                                <w:t> </w:t>
                              </w:r>
                            </w:p>
                            <w:p w14:paraId="0F53D16B" w14:textId="77777777" w:rsidR="00B41617" w:rsidRPr="00E63E49" w:rsidRDefault="00B41617" w:rsidP="004D2EA2">
                              <w:pPr>
                                <w:pStyle w:val="NormalWeb"/>
                                <w:spacing w:before="0" w:beforeAutospacing="0" w:after="0" w:afterAutospacing="0"/>
                                <w:jc w:val="center"/>
                                <w:rPr>
                                  <w:b/>
                                </w:rPr>
                              </w:pPr>
                              <w:r w:rsidRPr="00E63E49">
                                <w:rPr>
                                  <w:rFonts w:eastAsia="Calibri"/>
                                  <w:b/>
                                  <w:sz w:val="20"/>
                                  <w:szCs w:val="2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Elbow Connector 27"/>
                        <wps:cNvCnPr>
                          <a:stCxn id="10" idx="2"/>
                          <a:endCxn id="11" idx="0"/>
                        </wps:cNvCnPr>
                        <wps:spPr>
                          <a:xfrm rot="16200000" flipH="1">
                            <a:off x="3230230" y="936673"/>
                            <a:ext cx="203970" cy="321"/>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 name="Elbow Connector 28"/>
                        <wps:cNvCnPr>
                          <a:stCxn id="11" idx="2"/>
                          <a:endCxn id="18" idx="0"/>
                        </wps:cNvCnPr>
                        <wps:spPr>
                          <a:xfrm rot="16200000" flipH="1">
                            <a:off x="3132159" y="1536716"/>
                            <a:ext cx="401592" cy="1158"/>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 name="Elbow Connector 29"/>
                        <wps:cNvCnPr>
                          <a:stCxn id="18" idx="2"/>
                          <a:endCxn id="15" idx="0"/>
                        </wps:cNvCnPr>
                        <wps:spPr>
                          <a:xfrm rot="5400000">
                            <a:off x="3208073" y="2205278"/>
                            <a:ext cx="249993" cy="931"/>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0" name="Elbow Connector 30"/>
                        <wps:cNvCnPr>
                          <a:stCxn id="15" idx="1"/>
                          <a:endCxn id="16" idx="0"/>
                        </wps:cNvCnPr>
                        <wps:spPr>
                          <a:xfrm rot="10800000" flipV="1">
                            <a:off x="2404661" y="2459010"/>
                            <a:ext cx="112602" cy="335766"/>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 name="Elbow Connector 32"/>
                        <wps:cNvCnPr>
                          <a:stCxn id="15" idx="3"/>
                          <a:endCxn id="17" idx="0"/>
                        </wps:cNvCnPr>
                        <wps:spPr>
                          <a:xfrm>
                            <a:off x="4147943" y="2459010"/>
                            <a:ext cx="89141" cy="335766"/>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Elbow Connector 33"/>
                        <wps:cNvCnPr>
                          <a:stCxn id="11" idx="3"/>
                          <a:endCxn id="14" idx="1"/>
                        </wps:cNvCnPr>
                        <wps:spPr>
                          <a:xfrm flipV="1">
                            <a:off x="4147716" y="1182079"/>
                            <a:ext cx="423843" cy="558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 name="Elbow Connector 42"/>
                        <wps:cNvCnPr>
                          <a:stCxn id="22" idx="2"/>
                          <a:endCxn id="23" idx="0"/>
                        </wps:cNvCnPr>
                        <wps:spPr>
                          <a:xfrm rot="5400000">
                            <a:off x="3354575" y="4141097"/>
                            <a:ext cx="197263" cy="6418"/>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7" name="Flowchart: Terminator 47"/>
                        <wps:cNvSpPr/>
                        <wps:spPr>
                          <a:xfrm>
                            <a:off x="2996929" y="5889138"/>
                            <a:ext cx="914400" cy="347980"/>
                          </a:xfrm>
                          <a:prstGeom prst="flowChartTerminator">
                            <a:avLst/>
                          </a:prstGeom>
                        </wps:spPr>
                        <wps:style>
                          <a:lnRef idx="2">
                            <a:schemeClr val="accent1"/>
                          </a:lnRef>
                          <a:fillRef idx="1">
                            <a:schemeClr val="lt1"/>
                          </a:fillRef>
                          <a:effectRef idx="0">
                            <a:schemeClr val="accent1"/>
                          </a:effectRef>
                          <a:fontRef idx="minor">
                            <a:schemeClr val="dk1"/>
                          </a:fontRef>
                        </wps:style>
                        <wps:txbx>
                          <w:txbxContent>
                            <w:p w14:paraId="1D95A00F" w14:textId="77777777" w:rsidR="00B41617" w:rsidRDefault="00B41617" w:rsidP="004D2EA2">
                              <w:pPr>
                                <w:pStyle w:val="NormalWeb"/>
                                <w:spacing w:before="0" w:beforeAutospacing="0" w:after="0" w:afterAutospacing="0" w:line="256" w:lineRule="auto"/>
                                <w:jc w:val="center"/>
                              </w:pPr>
                              <w:r>
                                <w:rPr>
                                  <w:rFonts w:eastAsia="Calibri"/>
                                  <w:b/>
                                  <w:bCs/>
                                  <w:sz w:val="20"/>
                                  <w:szCs w:val="20"/>
                                </w:rPr>
                                <w:t>End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Elbow Connector 48"/>
                        <wps:cNvCnPr>
                          <a:stCxn id="23" idx="2"/>
                          <a:endCxn id="26" idx="0"/>
                        </wps:cNvCnPr>
                        <wps:spPr>
                          <a:xfrm rot="16200000" flipH="1">
                            <a:off x="3333882" y="4952001"/>
                            <a:ext cx="234022" cy="1793"/>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9" name="Elbow Connector 49"/>
                        <wps:cNvCnPr>
                          <a:stCxn id="26" idx="2"/>
                          <a:endCxn id="47" idx="0"/>
                        </wps:cNvCnPr>
                        <wps:spPr>
                          <a:xfrm rot="16200000" flipH="1">
                            <a:off x="3369348" y="5804357"/>
                            <a:ext cx="167222" cy="2339"/>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0" name="Left Brace 50"/>
                        <wps:cNvSpPr/>
                        <wps:spPr>
                          <a:xfrm>
                            <a:off x="1419313" y="2275027"/>
                            <a:ext cx="169891" cy="2524219"/>
                          </a:xfrm>
                          <a:prstGeom prst="leftBrace">
                            <a:avLst>
                              <a:gd name="adj1" fmla="val 8333"/>
                              <a:gd name="adj2" fmla="val 50901"/>
                            </a:avLst>
                          </a:prstGeom>
                          <a:ln w="508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Text Box 51"/>
                        <wps:cNvSpPr txBox="1"/>
                        <wps:spPr>
                          <a:xfrm>
                            <a:off x="35624" y="2736319"/>
                            <a:ext cx="1142124" cy="35007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2A1D0B" w14:textId="77777777" w:rsidR="00B41617" w:rsidRDefault="00B41617" w:rsidP="004D2EA2">
                              <w:pPr>
                                <w:rPr>
                                  <w:rFonts w:ascii="Times New Roman" w:hAnsi="Times New Roman" w:cs="Times New Roman"/>
                                  <w:b/>
                                  <w:sz w:val="20"/>
                                </w:rPr>
                              </w:pPr>
                              <w:r>
                                <w:rPr>
                                  <w:rFonts w:ascii="Times New Roman" w:hAnsi="Times New Roman" w:cs="Times New Roman"/>
                                  <w:b/>
                                  <w:sz w:val="20"/>
                                </w:rPr>
                                <w:t>Written informed consent are obtained from the family/ relative/ Whanau after the initiation of the trial</w:t>
                              </w:r>
                            </w:p>
                            <w:p w14:paraId="3AA8EE50" w14:textId="77777777" w:rsidR="00B41617" w:rsidRDefault="00B41617" w:rsidP="004D2EA2">
                              <w:pPr>
                                <w:rPr>
                                  <w:rFonts w:ascii="Times New Roman" w:hAnsi="Times New Roman" w:cs="Times New Roman"/>
                                  <w:b/>
                                  <w:sz w:val="20"/>
                                </w:rPr>
                              </w:pPr>
                              <w:r>
                                <w:rPr>
                                  <w:rFonts w:ascii="Times New Roman" w:hAnsi="Times New Roman" w:cs="Times New Roman"/>
                                  <w:b/>
                                  <w:sz w:val="20"/>
                                </w:rPr>
                                <w:t xml:space="preserve">If any </w:t>
                              </w:r>
                              <w:r w:rsidRPr="00D661A1">
                                <w:rPr>
                                  <w:rFonts w:ascii="Times New Roman" w:hAnsi="Times New Roman" w:cs="Times New Roman"/>
                                  <w:b/>
                                  <w:sz w:val="20"/>
                                </w:rPr>
                                <w:t xml:space="preserve">SAE occurs, </w:t>
                              </w:r>
                              <w:r>
                                <w:rPr>
                                  <w:rFonts w:ascii="Times New Roman" w:hAnsi="Times New Roman" w:cs="Times New Roman"/>
                                  <w:b/>
                                  <w:sz w:val="20"/>
                                </w:rPr>
                                <w:t xml:space="preserve">a </w:t>
                              </w:r>
                              <w:r w:rsidRPr="00D661A1">
                                <w:rPr>
                                  <w:rFonts w:ascii="Times New Roman" w:hAnsi="Times New Roman" w:cs="Times New Roman"/>
                                  <w:b/>
                                  <w:sz w:val="20"/>
                                </w:rPr>
                                <w:t xml:space="preserve">SAE </w:t>
                              </w:r>
                              <w:r>
                                <w:rPr>
                                  <w:rFonts w:ascii="Times New Roman" w:hAnsi="Times New Roman" w:cs="Times New Roman"/>
                                  <w:b/>
                                  <w:sz w:val="20"/>
                                </w:rPr>
                                <w:t>report</w:t>
                              </w:r>
                              <w:r w:rsidRPr="00D661A1">
                                <w:rPr>
                                  <w:rFonts w:ascii="Times New Roman" w:hAnsi="Times New Roman" w:cs="Times New Roman"/>
                                  <w:b/>
                                  <w:sz w:val="20"/>
                                </w:rPr>
                                <w:t xml:space="preserve"> </w:t>
                              </w:r>
                              <w:r>
                                <w:rPr>
                                  <w:rFonts w:ascii="Times New Roman" w:hAnsi="Times New Roman" w:cs="Times New Roman"/>
                                  <w:b/>
                                  <w:sz w:val="20"/>
                                </w:rPr>
                                <w:t xml:space="preserve">is </w:t>
                              </w:r>
                              <w:r w:rsidRPr="00D661A1">
                                <w:rPr>
                                  <w:rFonts w:ascii="Times New Roman" w:hAnsi="Times New Roman" w:cs="Times New Roman"/>
                                  <w:b/>
                                  <w:sz w:val="20"/>
                                </w:rPr>
                                <w:t>documented</w:t>
                              </w:r>
                              <w:r>
                                <w:rPr>
                                  <w:rFonts w:ascii="Times New Roman" w:hAnsi="Times New Roman" w:cs="Times New Roman"/>
                                  <w:b/>
                                  <w:sz w:val="20"/>
                                </w:rPr>
                                <w:t xml:space="preserve"> and reviewed by Data monitoring Committee </w:t>
                              </w:r>
                            </w:p>
                            <w:p w14:paraId="7DCB3931" w14:textId="77777777" w:rsidR="00B41617" w:rsidRDefault="00B41617" w:rsidP="004D2EA2">
                              <w:pPr>
                                <w:rPr>
                                  <w:rFonts w:ascii="Times New Roman" w:hAnsi="Times New Roman" w:cs="Times New Roman"/>
                                  <w:b/>
                                  <w:sz w:val="20"/>
                                </w:rPr>
                              </w:pPr>
                            </w:p>
                            <w:p w14:paraId="785E0D99" w14:textId="77777777" w:rsidR="00B41617" w:rsidRPr="00D661A1" w:rsidRDefault="00B41617" w:rsidP="004D2EA2">
                              <w:pPr>
                                <w:rPr>
                                  <w:rFonts w:ascii="Times New Roman" w:hAnsi="Times New Roman" w:cs="Times New Roman"/>
                                  <w:b/>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1"/>
                        <wps:cNvSpPr txBox="1"/>
                        <wps:spPr>
                          <a:xfrm>
                            <a:off x="4571652" y="699440"/>
                            <a:ext cx="869493" cy="3393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3CB013" w14:textId="77777777" w:rsidR="00B41617" w:rsidRDefault="00B41617" w:rsidP="004D2EA2">
                              <w:pPr>
                                <w:pStyle w:val="NormalWeb"/>
                                <w:spacing w:before="0" w:beforeAutospacing="0" w:after="160" w:afterAutospacing="0" w:line="256" w:lineRule="auto"/>
                              </w:pPr>
                              <w:r>
                                <w:rPr>
                                  <w:rFonts w:eastAsia="Calibri"/>
                                  <w:b/>
                                  <w:bCs/>
                                  <w:sz w:val="20"/>
                                  <w:szCs w:val="20"/>
                                </w:rPr>
                                <w:t>Not Eligible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 name="Text Box 51"/>
                        <wps:cNvSpPr txBox="1"/>
                        <wps:spPr>
                          <a:xfrm>
                            <a:off x="2573425" y="1472153"/>
                            <a:ext cx="646618" cy="3390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3BAEBA" w14:textId="77777777" w:rsidR="00B41617" w:rsidRDefault="00B41617" w:rsidP="004D2EA2">
                              <w:pPr>
                                <w:pStyle w:val="NormalWeb"/>
                                <w:spacing w:before="0" w:beforeAutospacing="0" w:after="160" w:afterAutospacing="0" w:line="254" w:lineRule="auto"/>
                              </w:pPr>
                              <w:r>
                                <w:rPr>
                                  <w:rFonts w:eastAsia="Calibri"/>
                                  <w:b/>
                                  <w:bCs/>
                                  <w:sz w:val="20"/>
                                  <w:szCs w:val="20"/>
                                </w:rPr>
                                <w:t>Eligible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 name="Elbow Connector 45"/>
                        <wps:cNvCnPr>
                          <a:stCxn id="16" idx="2"/>
                          <a:endCxn id="22" idx="1"/>
                        </wps:cNvCnPr>
                        <wps:spPr>
                          <a:xfrm rot="5400000">
                            <a:off x="1979743" y="3288018"/>
                            <a:ext cx="634136" cy="215701"/>
                          </a:xfrm>
                          <a:prstGeom prst="bentConnector4">
                            <a:avLst>
                              <a:gd name="adj1" fmla="val 23764"/>
                              <a:gd name="adj2" fmla="val 20598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 name="Elbow Connector 46"/>
                        <wps:cNvCnPr>
                          <a:stCxn id="17" idx="2"/>
                          <a:endCxn id="22" idx="3"/>
                        </wps:cNvCnPr>
                        <wps:spPr>
                          <a:xfrm rot="16200000" flipH="1">
                            <a:off x="4163320" y="3152385"/>
                            <a:ext cx="634315" cy="486786"/>
                          </a:xfrm>
                          <a:prstGeom prst="bentConnector4">
                            <a:avLst>
                              <a:gd name="adj1" fmla="val 23772"/>
                              <a:gd name="adj2" fmla="val 134810"/>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B91C8B6" id="Canvas 7" o:spid="_x0000_s1040" editas="canvas" style="width:444.05pt;height:542.8pt;mso-position-horizontal-relative:char;mso-position-vertical-relative:line" coordsize="56388,68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1" type="#_x0000_t75" style="position:absolute;width:56388;height:68935;visibility:visible;mso-wrap-style:square">
                  <v:fill o:detectmouseclick="t"/>
                  <v:path o:connecttype="none"/>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0" o:spid="_x0000_s1042" type="#_x0000_t176" style="position:absolute;left:25166;top:3950;width:16309;height:43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E85MQA&#10;AADbAAAADwAAAGRycy9kb3ducmV2LnhtbESPQWsCMRCF74L/IYzQm2ZtcSmrUaRQKLSXqiC9DZtx&#10;dzGZbJOo67/vHAreZnhv3vtmtRm8U1eKqQtsYD4rQBHXwXbcGDjs36evoFJGtugCk4E7Jdisx6MV&#10;Vjbc+Juuu9woCeFUoYE2577SOtUteUyz0BOLdgrRY5Y1NtpGvEm4d/q5KErtsWNpaLGnt5bq8+7i&#10;DRRfFxp+T/eyPNbu8+WwWERnf4x5mgzbJahMQ36Y/68/rOALvfwiA+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0RPOTEAAAA2wAAAA8AAAAAAAAAAAAAAAAAmAIAAGRycy9k&#10;b3ducmV2LnhtbFBLBQYAAAAABAAEAPUAAACJAwAAAAA=&#10;" fillcolor="white [3201]" strokecolor="#5b9bd5 [3204]" strokeweight="1pt">
                  <v:textbox>
                    <w:txbxContent>
                      <w:p w14:paraId="54057B17" w14:textId="77777777" w:rsidR="00B41617" w:rsidRPr="00E63E49" w:rsidRDefault="00B41617" w:rsidP="004D2EA2">
                        <w:pPr>
                          <w:spacing w:after="0" w:line="240" w:lineRule="auto"/>
                          <w:jc w:val="center"/>
                          <w:rPr>
                            <w:rFonts w:ascii="Times New Roman" w:hAnsi="Times New Roman" w:cs="Times New Roman"/>
                            <w:b/>
                            <w:sz w:val="20"/>
                            <w:szCs w:val="20"/>
                          </w:rPr>
                        </w:pPr>
                        <w:r>
                          <w:rPr>
                            <w:rFonts w:ascii="Times New Roman" w:hAnsi="Times New Roman" w:cs="Times New Roman"/>
                            <w:b/>
                            <w:sz w:val="20"/>
                            <w:szCs w:val="20"/>
                          </w:rPr>
                          <w:t>Patient a</w:t>
                        </w:r>
                        <w:r w:rsidRPr="00E63E49">
                          <w:rPr>
                            <w:rFonts w:ascii="Times New Roman" w:hAnsi="Times New Roman" w:cs="Times New Roman"/>
                            <w:b/>
                            <w:sz w:val="20"/>
                            <w:szCs w:val="20"/>
                          </w:rPr>
                          <w:t xml:space="preserve">dmitted to ICU requiring </w:t>
                        </w:r>
                        <w:r>
                          <w:rPr>
                            <w:rFonts w:ascii="Times New Roman" w:hAnsi="Times New Roman" w:cs="Times New Roman"/>
                            <w:b/>
                            <w:sz w:val="20"/>
                            <w:szCs w:val="20"/>
                          </w:rPr>
                          <w:t>invasive MV</w:t>
                        </w:r>
                      </w:p>
                      <w:p w14:paraId="714FF8CB" w14:textId="77777777" w:rsidR="00B41617" w:rsidRPr="00E63E49" w:rsidRDefault="00B41617" w:rsidP="004D2EA2">
                        <w:pPr>
                          <w:spacing w:after="0" w:line="240" w:lineRule="auto"/>
                          <w:jc w:val="center"/>
                          <w:rPr>
                            <w:rFonts w:ascii="Times New Roman" w:hAnsi="Times New Roman" w:cs="Times New Roman"/>
                            <w:b/>
                            <w:sz w:val="20"/>
                            <w:szCs w:val="20"/>
                          </w:rPr>
                        </w:pPr>
                      </w:p>
                    </w:txbxContent>
                  </v:textbox>
                </v:shape>
                <v:shape id="Flowchart: Alternate Process 11" o:spid="_x0000_s1043" type="#_x0000_t176" style="position:absolute;left:25170;top:10388;width:16307;height:29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2Zf8AA&#10;AADbAAAADwAAAGRycy9kb3ducmV2LnhtbERPTYvCMBC9C/6HMAveNFWxSNcoy8KCoJdVQbwNzdiW&#10;TSY1iVr//UYQvM3jfc5i1VkjbuRD41jBeJSBIC6dbrhScNj/DOcgQkTWaByTggcFWC37vQUW2t35&#10;l267WIkUwqFABXWMbSFlKGuyGEauJU7c2XmLMUFfSe3xnsKtkZMsy6XFhlNDjS1911T+7a5WQba9&#10;Unc5P/L8WJrN9DCbeaNPSg0+uq9PEJG6+Ba/3Gud5o/h+Us6QC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l2Zf8AAAADbAAAADwAAAAAAAAAAAAAAAACYAgAAZHJzL2Rvd25y&#10;ZXYueG1sUEsFBgAAAAAEAAQA9QAAAIUDAAAAAA==&#10;" fillcolor="white [3201]" strokecolor="#5b9bd5 [3204]" strokeweight="1pt">
                  <v:textbox>
                    <w:txbxContent>
                      <w:p w14:paraId="240882FA" w14:textId="77777777" w:rsidR="00B41617" w:rsidRPr="00E63E49" w:rsidRDefault="00B41617" w:rsidP="004D2EA2">
                        <w:pPr>
                          <w:pStyle w:val="NormalWeb"/>
                          <w:spacing w:before="0" w:beforeAutospacing="0" w:after="0" w:afterAutospacing="0"/>
                          <w:jc w:val="center"/>
                          <w:rPr>
                            <w:b/>
                            <w:sz w:val="20"/>
                            <w:szCs w:val="20"/>
                          </w:rPr>
                        </w:pPr>
                        <w:r w:rsidRPr="00E63E49">
                          <w:rPr>
                            <w:b/>
                            <w:sz w:val="20"/>
                            <w:szCs w:val="20"/>
                          </w:rPr>
                          <w:t xml:space="preserve">Check </w:t>
                        </w:r>
                        <w:r>
                          <w:rPr>
                            <w:b/>
                            <w:sz w:val="20"/>
                            <w:szCs w:val="20"/>
                          </w:rPr>
                          <w:t>e</w:t>
                        </w:r>
                        <w:r w:rsidRPr="00E63E49">
                          <w:rPr>
                            <w:b/>
                            <w:sz w:val="20"/>
                            <w:szCs w:val="20"/>
                          </w:rPr>
                          <w:t>ligibility</w:t>
                        </w:r>
                      </w:p>
                      <w:p w14:paraId="759574C7" w14:textId="77777777" w:rsidR="00B41617" w:rsidRPr="00E63E49" w:rsidRDefault="00B41617" w:rsidP="004D2EA2">
                        <w:pPr>
                          <w:pStyle w:val="NormalWeb"/>
                          <w:spacing w:before="0" w:beforeAutospacing="0" w:after="0" w:afterAutospacing="0"/>
                          <w:jc w:val="center"/>
                          <w:rPr>
                            <w:b/>
                            <w:sz w:val="20"/>
                            <w:szCs w:val="20"/>
                          </w:rPr>
                        </w:pPr>
                        <w:r w:rsidRPr="00E63E49">
                          <w:rPr>
                            <w:rFonts w:eastAsia="Calibri"/>
                            <w:b/>
                            <w:sz w:val="20"/>
                            <w:szCs w:val="20"/>
                          </w:rPr>
                          <w:t> </w:t>
                        </w:r>
                      </w:p>
                    </w:txbxContent>
                  </v:textbox>
                </v:shape>
                <v:shapetype id="_x0000_t116" coordsize="21600,21600" o:spt="116" path="m3475,qx,10800,3475,21600l18125,21600qx21600,10800,18125,xe">
                  <v:stroke joinstyle="miter"/>
                  <v:path gradientshapeok="t" o:connecttype="rect" textboxrect="1018,3163,20582,18437"/>
                </v:shapetype>
                <v:shape id="Flowchart: Terminator 14" o:spid="_x0000_s1044" type="#_x0000_t116" style="position:absolute;left:45715;top:10080;width:9144;height:34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3HrMIA&#10;AADbAAAADwAAAGRycy9kb3ducmV2LnhtbERPTYvCMBC9L/gfwgheljVZkaVUo4iy4EHBdb14G5qx&#10;LTaTkkRb/71ZWPA2j/c582VvG3EnH2rHGj7HCgRx4UzNpYbT7/dHBiJEZIONY9LwoADLxeBtjrlx&#10;Hf/Q/RhLkUI45KihirHNpQxFRRbD2LXEibs4bzEm6EtpPHYp3DZyotSXtFhzaqiwpXVFxfV4sxr2&#10;5/I2Pb0fNrXad+tVpjJvzzutR8N+NQMRqY8v8b97a9L8Kfz9kg6Qi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ceswgAAANsAAAAPAAAAAAAAAAAAAAAAAJgCAABkcnMvZG93&#10;bnJldi54bWxQSwUGAAAAAAQABAD1AAAAhwMAAAAA&#10;" fillcolor="white [3201]" strokecolor="#5b9bd5 [3204]" strokeweight="1pt">
                  <v:textbox>
                    <w:txbxContent>
                      <w:p w14:paraId="01ADECD5" w14:textId="77777777" w:rsidR="00B41617" w:rsidRPr="00E63E49" w:rsidRDefault="00B41617" w:rsidP="004D2EA2">
                        <w:pPr>
                          <w:spacing w:after="0" w:line="240" w:lineRule="auto"/>
                          <w:jc w:val="center"/>
                          <w:rPr>
                            <w:rFonts w:ascii="Times New Roman" w:hAnsi="Times New Roman" w:cs="Times New Roman"/>
                            <w:b/>
                            <w:sz w:val="20"/>
                            <w:szCs w:val="20"/>
                          </w:rPr>
                        </w:pPr>
                        <w:r w:rsidRPr="00E63E49">
                          <w:rPr>
                            <w:rFonts w:ascii="Times New Roman" w:hAnsi="Times New Roman" w:cs="Times New Roman"/>
                            <w:b/>
                            <w:sz w:val="20"/>
                            <w:szCs w:val="20"/>
                          </w:rPr>
                          <w:t>End</w:t>
                        </w:r>
                      </w:p>
                    </w:txbxContent>
                  </v:textbox>
                </v:shape>
                <v:shape id="Flowchart: Alternate Process 15" o:spid="_x0000_s1045" type="#_x0000_t176" style="position:absolute;left:25172;top:23307;width:16307;height:25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affMEA&#10;AADbAAAADwAAAGRycy9kb3ducmV2LnhtbERP32vCMBB+F/wfwgm+aeqkZXRNZQjCQF/mhLG3oznb&#10;suRSk6j1v18Gg73dx/fzqs1ojbiRD71jBatlBoK4cbrnVsHpY7d4BhEiskbjmBQ8KMCmnk4qLLW7&#10;8zvdjrEVKYRDiQq6GIdSytB0ZDEs3UCcuLPzFmOCvpXa4z2FWyOfsqyQFntODR0OtO2o+T5erYLs&#10;cKXxcn4UxWdj9utTnnujv5Saz8bXFxCRxvgv/nO/6TQ/h99f0gGy/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1mn3zBAAAA2wAAAA8AAAAAAAAAAAAAAAAAmAIAAGRycy9kb3du&#10;cmV2LnhtbFBLBQYAAAAABAAEAPUAAACGAwAAAAA=&#10;" fillcolor="white [3201]" strokecolor="#5b9bd5 [3204]" strokeweight="1pt">
                  <v:textbox>
                    <w:txbxContent>
                      <w:p w14:paraId="086368A5" w14:textId="77777777" w:rsidR="00B41617" w:rsidRPr="00E63E49" w:rsidRDefault="00B41617" w:rsidP="004D2EA2">
                        <w:pPr>
                          <w:pStyle w:val="NormalWeb"/>
                          <w:spacing w:before="0" w:beforeAutospacing="0" w:after="0" w:afterAutospacing="0"/>
                          <w:jc w:val="center"/>
                          <w:rPr>
                            <w:b/>
                          </w:rPr>
                        </w:pPr>
                        <w:r>
                          <w:rPr>
                            <w:rFonts w:eastAsia="Times New Roman"/>
                            <w:b/>
                            <w:sz w:val="20"/>
                            <w:szCs w:val="20"/>
                          </w:rPr>
                          <w:t>Block r</w:t>
                        </w:r>
                        <w:r w:rsidRPr="00E63E49">
                          <w:rPr>
                            <w:rFonts w:eastAsia="Times New Roman"/>
                            <w:b/>
                            <w:sz w:val="20"/>
                            <w:szCs w:val="20"/>
                          </w:rPr>
                          <w:t>andomisation</w:t>
                        </w:r>
                      </w:p>
                      <w:p w14:paraId="68B23D6F" w14:textId="77777777" w:rsidR="00B41617" w:rsidRPr="00E63E49" w:rsidRDefault="00B41617" w:rsidP="004D2EA2">
                        <w:pPr>
                          <w:pStyle w:val="NormalWeb"/>
                          <w:spacing w:before="0" w:beforeAutospacing="0" w:after="0" w:afterAutospacing="0"/>
                          <w:jc w:val="center"/>
                          <w:rPr>
                            <w:b/>
                          </w:rPr>
                        </w:pPr>
                        <w:r w:rsidRPr="00E63E49">
                          <w:rPr>
                            <w:rFonts w:eastAsia="Calibri"/>
                            <w:b/>
                            <w:sz w:val="20"/>
                            <w:szCs w:val="20"/>
                          </w:rPr>
                          <w:t> </w:t>
                        </w:r>
                      </w:p>
                    </w:txbxContent>
                  </v:textbox>
                </v:shape>
                <v:shape id="Flowchart: Alternate Process 16" o:spid="_x0000_s1046" type="#_x0000_t176" style="position:absolute;left:15893;top:27947;width:16307;height:28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QBC8AA&#10;AADbAAAADwAAAGRycy9kb3ducmV2LnhtbERPS4vCMBC+C/sfwizsTdN1sUg1igiCsHvxAeJtaMa2&#10;mEy6SdT6740geJuP7znTeWeNuJIPjWMF34MMBHHpdMOVgv1u1R+DCBFZo3FMCu4UYD776E2x0O7G&#10;G7puYyVSCIcCFdQxtoWUoazJYhi4ljhxJ+ctxgR9JbXHWwq3Rg6zLJcWG04NNba0rKk8by9WQfZ3&#10;oe7/dM/zQ2l+f/ajkTf6qNTXZ7eYgIjUxbf45V7rND+H5y/pADl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bQBC8AAAADbAAAADwAAAAAAAAAAAAAAAACYAgAAZHJzL2Rvd25y&#10;ZXYueG1sUEsFBgAAAAAEAAQA9QAAAIUDAAAAAA==&#10;" fillcolor="white [3201]" strokecolor="#5b9bd5 [3204]" strokeweight="1pt">
                  <v:textbox>
                    <w:txbxContent>
                      <w:p w14:paraId="18EBC4B4" w14:textId="77777777" w:rsidR="00B41617" w:rsidRPr="00E63E49" w:rsidRDefault="00B41617" w:rsidP="004D2EA2">
                        <w:pPr>
                          <w:pStyle w:val="NormalWeb"/>
                          <w:spacing w:before="0" w:beforeAutospacing="0" w:after="0" w:afterAutospacing="0"/>
                          <w:jc w:val="center"/>
                          <w:rPr>
                            <w:b/>
                          </w:rPr>
                        </w:pPr>
                        <w:r w:rsidRPr="00E63E49">
                          <w:rPr>
                            <w:rFonts w:eastAsia="Times New Roman"/>
                            <w:b/>
                            <w:sz w:val="20"/>
                            <w:szCs w:val="20"/>
                          </w:rPr>
                          <w:t>Control</w:t>
                        </w:r>
                        <w:r>
                          <w:rPr>
                            <w:rFonts w:eastAsia="Times New Roman"/>
                            <w:b/>
                            <w:sz w:val="20"/>
                            <w:szCs w:val="20"/>
                          </w:rPr>
                          <w:t xml:space="preserve"> (SPV)</w:t>
                        </w:r>
                      </w:p>
                      <w:p w14:paraId="27E5DB79" w14:textId="77777777" w:rsidR="00B41617" w:rsidRPr="00E63E49" w:rsidRDefault="00B41617" w:rsidP="004D2EA2">
                        <w:pPr>
                          <w:pStyle w:val="NormalWeb"/>
                          <w:spacing w:before="0" w:beforeAutospacing="0" w:after="0" w:afterAutospacing="0"/>
                          <w:jc w:val="center"/>
                          <w:rPr>
                            <w:b/>
                          </w:rPr>
                        </w:pPr>
                        <w:r w:rsidRPr="00E63E49">
                          <w:rPr>
                            <w:rFonts w:eastAsia="Calibri"/>
                            <w:b/>
                            <w:sz w:val="20"/>
                            <w:szCs w:val="20"/>
                          </w:rPr>
                          <w:t> </w:t>
                        </w:r>
                      </w:p>
                    </w:txbxContent>
                  </v:textbox>
                </v:shape>
                <v:shape id="Flowchart: Alternate Process 17" o:spid="_x0000_s1047" type="#_x0000_t176" style="position:absolute;left:34217;top:27947;width:16307;height:28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ikkMEA&#10;AADbAAAADwAAAGRycy9kb3ducmV2LnhtbERPTWsCMRC9F/wPYQrearaKq2yNIgVB0EtVEG/DZtxd&#10;mky2SdT135uC4G0e73Nmi84acSUfGscKPgcZCOLS6YYrBYf96mMKIkRkjcYxKbhTgMW89zbDQrsb&#10;/9B1FyuRQjgUqKCOsS2kDGVNFsPAtcSJOztvMSboK6k93lK4NXKYZbm02HBqqLGl75rK393FKsi2&#10;F+r+zvc8P5ZmMzqMx97ok1L99275BSJSF1/ip3ut0/wJ/P+SDpD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L4pJDBAAAA2wAAAA8AAAAAAAAAAAAAAAAAmAIAAGRycy9kb3du&#10;cmV2LnhtbFBLBQYAAAAABAAEAPUAAACGAwAAAAA=&#10;" fillcolor="white [3201]" strokecolor="#5b9bd5 [3204]" strokeweight="1pt">
                  <v:textbox>
                    <w:txbxContent>
                      <w:p w14:paraId="38217FA2" w14:textId="77777777" w:rsidR="00B41617" w:rsidRPr="00E63E49" w:rsidRDefault="00B41617" w:rsidP="004D2EA2">
                        <w:pPr>
                          <w:pStyle w:val="NormalWeb"/>
                          <w:spacing w:before="0" w:beforeAutospacing="0" w:after="0" w:afterAutospacing="0"/>
                          <w:jc w:val="center"/>
                          <w:rPr>
                            <w:b/>
                          </w:rPr>
                        </w:pPr>
                        <w:r w:rsidRPr="00E63E49">
                          <w:rPr>
                            <w:rFonts w:eastAsia="Times New Roman"/>
                            <w:b/>
                            <w:sz w:val="20"/>
                            <w:szCs w:val="20"/>
                          </w:rPr>
                          <w:t>Intervention</w:t>
                        </w:r>
                        <w:r>
                          <w:rPr>
                            <w:rFonts w:eastAsia="Times New Roman"/>
                            <w:b/>
                            <w:sz w:val="20"/>
                            <w:szCs w:val="20"/>
                          </w:rPr>
                          <w:t xml:space="preserve"> (MBV)</w:t>
                        </w:r>
                        <w:r w:rsidRPr="00E63E49">
                          <w:rPr>
                            <w:rFonts w:eastAsia="Calibri"/>
                            <w:b/>
                            <w:sz w:val="20"/>
                            <w:szCs w:val="20"/>
                          </w:rPr>
                          <w:t> </w:t>
                        </w:r>
                      </w:p>
                    </w:txbxContent>
                  </v:textbox>
                </v:shape>
                <v:shape id="Flowchart: Alternate Process 18" o:spid="_x0000_s1048" type="#_x0000_t176" style="position:absolute;left:20082;top:17380;width:26508;height:34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cw4sQA&#10;AADbAAAADwAAAGRycy9kb3ducmV2LnhtbESPQWsCMRCF74L/IYzQm2ZtcSmrUaRQKLSXqiC9DZtx&#10;dzGZbJOo67/vHAreZnhv3vtmtRm8U1eKqQtsYD4rQBHXwXbcGDjs36evoFJGtugCk4E7Jdisx6MV&#10;Vjbc+Juuu9woCeFUoYE2577SOtUteUyz0BOLdgrRY5Y1NtpGvEm4d/q5KErtsWNpaLGnt5bq8+7i&#10;DRRfFxp+T/eyPNbu8+WwWERnf4x5mgzbJahMQ36Y/68/rOALrPwiA+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nMOLEAAAA2wAAAA8AAAAAAAAAAAAAAAAAmAIAAGRycy9k&#10;b3ducmV2LnhtbFBLBQYAAAAABAAEAPUAAACJAwAAAAA=&#10;" fillcolor="white [3201]" strokecolor="#5b9bd5 [3204]" strokeweight="1pt">
                  <v:textbox>
                    <w:txbxContent>
                      <w:p w14:paraId="782A390C" w14:textId="77777777" w:rsidR="00B41617" w:rsidRPr="00E63E49" w:rsidRDefault="00B41617" w:rsidP="004D2EA2">
                        <w:pPr>
                          <w:pStyle w:val="NormalWeb"/>
                          <w:spacing w:before="0" w:beforeAutospacing="0" w:after="0" w:afterAutospacing="0"/>
                          <w:jc w:val="center"/>
                          <w:rPr>
                            <w:b/>
                          </w:rPr>
                        </w:pPr>
                        <w:r w:rsidRPr="00E63E49">
                          <w:rPr>
                            <w:rFonts w:eastAsia="Times New Roman"/>
                            <w:b/>
                            <w:sz w:val="20"/>
                            <w:szCs w:val="20"/>
                          </w:rPr>
                          <w:t>Delay</w:t>
                        </w:r>
                        <w:r>
                          <w:rPr>
                            <w:rFonts w:eastAsia="Times New Roman"/>
                            <w:b/>
                            <w:sz w:val="20"/>
                            <w:szCs w:val="20"/>
                          </w:rPr>
                          <w:t>ed c</w:t>
                        </w:r>
                        <w:r w:rsidRPr="00E63E49">
                          <w:rPr>
                            <w:rFonts w:eastAsia="Times New Roman"/>
                            <w:b/>
                            <w:sz w:val="20"/>
                            <w:szCs w:val="20"/>
                          </w:rPr>
                          <w:t>onsent</w:t>
                        </w:r>
                      </w:p>
                    </w:txbxContent>
                  </v:textbox>
                </v:shape>
                <v:shape id="Flowchart: Alternate Process 22" o:spid="_x0000_s1049" type="#_x0000_t176" style="position:absolute;left:21889;top:33801;width:25349;height:66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NtcMA&#10;AADbAAAADwAAAGRycy9kb3ducmV2LnhtbESPQWsCMRSE7wX/Q3iCt5p1i4usRhGhUKiXqiDeHpvn&#10;7mLysiZR13/fFAoeh5n5hlmsemvEnXxoHSuYjDMQxJXTLdcKDvvP9xmIEJE1Gsek4EkBVsvB2wJL&#10;7R78Q/ddrEWCcChRQRNjV0oZqoYshrHriJN3dt5iTNLXUnt8JLg1Ms+yQlpsOS002NGmoeqyu1kF&#10;2fZG/fX8LIpjZb4/DtOpN/qk1GjYr+cgIvXxFf5vf2kFeQ5/X9IPk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NtcMAAADbAAAADwAAAAAAAAAAAAAAAACYAgAAZHJzL2Rv&#10;d25yZXYueG1sUEsFBgAAAAAEAAQA9QAAAIgDAAAAAA==&#10;" fillcolor="white [3201]" strokecolor="#5b9bd5 [3204]" strokeweight="1pt">
                  <v:textbox>
                    <w:txbxContent>
                      <w:p w14:paraId="06DB8157" w14:textId="77777777" w:rsidR="00B41617" w:rsidRPr="00E63E49" w:rsidRDefault="00B41617" w:rsidP="004D2EA2">
                        <w:pPr>
                          <w:pStyle w:val="NormalWeb"/>
                          <w:spacing w:before="0" w:beforeAutospacing="0" w:after="0" w:afterAutospacing="0"/>
                          <w:jc w:val="center"/>
                          <w:rPr>
                            <w:b/>
                          </w:rPr>
                        </w:pPr>
                        <w:r>
                          <w:rPr>
                            <w:rFonts w:eastAsia="Times New Roman"/>
                            <w:b/>
                            <w:sz w:val="20"/>
                            <w:szCs w:val="20"/>
                          </w:rPr>
                          <w:t xml:space="preserve">Trial Termination for any reason: Patient disconnect from MV due to recovery, </w:t>
                        </w:r>
                        <w:proofErr w:type="gramStart"/>
                        <w:r>
                          <w:rPr>
                            <w:rFonts w:eastAsia="Times New Roman"/>
                            <w:b/>
                            <w:sz w:val="20"/>
                            <w:szCs w:val="20"/>
                          </w:rPr>
                          <w:t>Serious</w:t>
                        </w:r>
                        <w:proofErr w:type="gramEnd"/>
                        <w:r>
                          <w:rPr>
                            <w:rFonts w:eastAsia="Times New Roman"/>
                            <w:b/>
                            <w:sz w:val="20"/>
                            <w:szCs w:val="20"/>
                          </w:rPr>
                          <w:t xml:space="preserve"> adverse events (SAE) etc.</w:t>
                        </w:r>
                      </w:p>
                      <w:p w14:paraId="2DFDA360" w14:textId="77777777" w:rsidR="00B41617" w:rsidRPr="00E63E49" w:rsidRDefault="00B41617" w:rsidP="004D2EA2">
                        <w:pPr>
                          <w:pStyle w:val="NormalWeb"/>
                          <w:spacing w:before="0" w:beforeAutospacing="0" w:after="0" w:afterAutospacing="0"/>
                          <w:rPr>
                            <w:b/>
                          </w:rPr>
                        </w:pPr>
                        <w:r w:rsidRPr="00E63E49">
                          <w:rPr>
                            <w:rFonts w:eastAsia="Times New Roman"/>
                            <w:b/>
                          </w:rPr>
                          <w:t> </w:t>
                        </w:r>
                      </w:p>
                      <w:p w14:paraId="76715943" w14:textId="77777777" w:rsidR="00B41617" w:rsidRPr="00E63E49" w:rsidRDefault="00B41617" w:rsidP="004D2EA2">
                        <w:pPr>
                          <w:pStyle w:val="NormalWeb"/>
                          <w:spacing w:before="0" w:beforeAutospacing="0" w:after="0" w:afterAutospacing="0"/>
                          <w:jc w:val="center"/>
                          <w:rPr>
                            <w:b/>
                          </w:rPr>
                        </w:pPr>
                        <w:r w:rsidRPr="00E63E49">
                          <w:rPr>
                            <w:rFonts w:eastAsia="Calibri"/>
                            <w:b/>
                            <w:sz w:val="20"/>
                            <w:szCs w:val="20"/>
                          </w:rPr>
                          <w:t> </w:t>
                        </w:r>
                      </w:p>
                    </w:txbxContent>
                  </v:textbox>
                </v:shape>
                <v:shape id="Flowchart: Alternate Process 23" o:spid="_x0000_s1050" type="#_x0000_t176" style="position:absolute;left:22472;top:42429;width:24055;height:59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9oLsIA&#10;AADbAAAADwAAAGRycy9kb3ducmV2LnhtbESPQYvCMBSE7wv+h/AWvK3pKpalGkUEQdCLrrB4ezTP&#10;tpi81CRq/fdGEPY4zMw3zHTeWSNu5EPjWMH3IANBXDrdcKXg8Lv6+gERIrJG45gUPCjAfNb7mGKh&#10;3Z13dNvHSiQIhwIV1DG2hZShrMliGLiWOHkn5y3GJH0ltcd7glsjh1mWS4sNp4UaW1rWVJ73V6sg&#10;216pu5weef5Xms3oMB57o49K9T+7xQREpC7+h9/ttVYwHMHrS/oBcvY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r2guwgAAANsAAAAPAAAAAAAAAAAAAAAAAJgCAABkcnMvZG93&#10;bnJldi54bWxQSwUGAAAAAAQABAD1AAAAhwMAAAAA&#10;" fillcolor="white [3201]" strokecolor="#5b9bd5 [3204]" strokeweight="1pt">
                  <v:textbox>
                    <w:txbxContent>
                      <w:p w14:paraId="757A52CD" w14:textId="77777777" w:rsidR="00B41617" w:rsidRPr="00E63E49" w:rsidRDefault="00B41617" w:rsidP="004D2EA2">
                        <w:pPr>
                          <w:pStyle w:val="NormalWeb"/>
                          <w:spacing w:before="0" w:beforeAutospacing="0" w:after="0" w:afterAutospacing="0"/>
                          <w:jc w:val="center"/>
                          <w:rPr>
                            <w:b/>
                          </w:rPr>
                        </w:pPr>
                        <w:r>
                          <w:rPr>
                            <w:rFonts w:eastAsia="Times New Roman"/>
                            <w:b/>
                            <w:sz w:val="20"/>
                            <w:szCs w:val="20"/>
                          </w:rPr>
                          <w:t>Written informed c</w:t>
                        </w:r>
                        <w:r w:rsidRPr="00E63E49">
                          <w:rPr>
                            <w:rFonts w:eastAsia="Times New Roman"/>
                            <w:b/>
                            <w:sz w:val="20"/>
                            <w:szCs w:val="20"/>
                          </w:rPr>
                          <w:t xml:space="preserve">onsent </w:t>
                        </w:r>
                        <w:r>
                          <w:rPr>
                            <w:rFonts w:eastAsia="Times New Roman"/>
                            <w:b/>
                            <w:sz w:val="20"/>
                            <w:szCs w:val="20"/>
                          </w:rPr>
                          <w:t>signed by the family or participant for d</w:t>
                        </w:r>
                        <w:r w:rsidRPr="00E63E49">
                          <w:rPr>
                            <w:rFonts w:eastAsia="Times New Roman"/>
                            <w:b/>
                            <w:sz w:val="20"/>
                            <w:szCs w:val="20"/>
                          </w:rPr>
                          <w:t xml:space="preserve">ata </w:t>
                        </w:r>
                        <w:r>
                          <w:rPr>
                            <w:rFonts w:eastAsia="Times New Roman"/>
                            <w:b/>
                            <w:sz w:val="20"/>
                            <w:szCs w:val="20"/>
                          </w:rPr>
                          <w:t>u</w:t>
                        </w:r>
                        <w:r w:rsidRPr="00E63E49">
                          <w:rPr>
                            <w:rFonts w:eastAsia="Times New Roman"/>
                            <w:b/>
                            <w:sz w:val="20"/>
                            <w:szCs w:val="20"/>
                          </w:rPr>
                          <w:t>sage</w:t>
                        </w:r>
                      </w:p>
                    </w:txbxContent>
                  </v:textbox>
                </v:shape>
                <v:shape id="Flowchart: Alternate Process 26" o:spid="_x0000_s1051" type="#_x0000_t176" style="position:absolute;left:19146;top:50699;width:30743;height:6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jLtsIA&#10;AADbAAAADwAAAGRycy9kb3ducmV2LnhtbESPQYvCMBSE74L/ITzBm6arWKRrlEVYWNDLqiDeHs2z&#10;LZu81CRq/fcbQfA4zMw3zGLVWSNu5EPjWMHHOANBXDrdcKXgsP8ezUGEiKzROCYFDwqwWvZ7Cyy0&#10;u/Mv3XaxEgnCoUAFdYxtIWUoa7IYxq4lTt7ZeYsxSV9J7fGe4NbISZbl0mLDaaHGltY1lX+7q1WQ&#10;ba/UXc6PPD+WZjM9zGbe6JNSw0H39QkiUhff4Vf7RyuY5PD8kn6AX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2Mu2wgAAANsAAAAPAAAAAAAAAAAAAAAAAJgCAABkcnMvZG93&#10;bnJldi54bWxQSwUGAAAAAAQABAD1AAAAhwMAAAAA&#10;" fillcolor="white [3201]" strokecolor="#5b9bd5 [3204]" strokeweight="1pt">
                  <v:textbox>
                    <w:txbxContent>
                      <w:p w14:paraId="70C77F3A" w14:textId="77777777" w:rsidR="00B41617" w:rsidRDefault="00B41617" w:rsidP="004D2EA2">
                        <w:pPr>
                          <w:pStyle w:val="NormalWeb"/>
                          <w:spacing w:before="0" w:beforeAutospacing="0" w:after="0" w:afterAutospacing="0"/>
                          <w:jc w:val="center"/>
                          <w:rPr>
                            <w:rFonts w:eastAsia="Times New Roman"/>
                            <w:b/>
                            <w:sz w:val="20"/>
                            <w:szCs w:val="20"/>
                          </w:rPr>
                        </w:pPr>
                        <w:r>
                          <w:rPr>
                            <w:rFonts w:eastAsia="Times New Roman"/>
                            <w:b/>
                            <w:sz w:val="20"/>
                            <w:szCs w:val="20"/>
                          </w:rPr>
                          <w:t>Data e</w:t>
                        </w:r>
                        <w:r w:rsidRPr="00E63E49">
                          <w:rPr>
                            <w:rFonts w:eastAsia="Times New Roman"/>
                            <w:b/>
                            <w:sz w:val="20"/>
                            <w:szCs w:val="20"/>
                          </w:rPr>
                          <w:t xml:space="preserve">ncrypted </w:t>
                        </w:r>
                        <w:r>
                          <w:rPr>
                            <w:rFonts w:eastAsia="Times New Roman"/>
                            <w:b/>
                            <w:sz w:val="20"/>
                            <w:szCs w:val="20"/>
                          </w:rPr>
                          <w:t>and stored</w:t>
                        </w:r>
                      </w:p>
                      <w:p w14:paraId="3068BE8B" w14:textId="77777777" w:rsidR="00B41617" w:rsidRPr="00E63E49" w:rsidRDefault="00B41617" w:rsidP="004D2EA2">
                        <w:pPr>
                          <w:pStyle w:val="NormalWeb"/>
                          <w:spacing w:before="0" w:beforeAutospacing="0" w:after="0" w:afterAutospacing="0"/>
                          <w:jc w:val="center"/>
                          <w:rPr>
                            <w:b/>
                          </w:rPr>
                        </w:pPr>
                        <w:r>
                          <w:rPr>
                            <w:rFonts w:eastAsia="Times New Roman"/>
                            <w:b/>
                            <w:sz w:val="20"/>
                            <w:szCs w:val="20"/>
                          </w:rPr>
                          <w:t>Patient consent, SAE reports, and other documentations stored in a repository</w:t>
                        </w:r>
                      </w:p>
                      <w:p w14:paraId="3D62B8AE" w14:textId="77777777" w:rsidR="00B41617" w:rsidRPr="00E63E49" w:rsidRDefault="00B41617" w:rsidP="004D2EA2">
                        <w:pPr>
                          <w:pStyle w:val="NormalWeb"/>
                          <w:spacing w:before="0" w:beforeAutospacing="0" w:after="0" w:afterAutospacing="0"/>
                          <w:rPr>
                            <w:b/>
                          </w:rPr>
                        </w:pPr>
                        <w:r w:rsidRPr="00E63E49">
                          <w:rPr>
                            <w:rFonts w:eastAsia="Times New Roman"/>
                            <w:b/>
                          </w:rPr>
                          <w:t> </w:t>
                        </w:r>
                      </w:p>
                      <w:p w14:paraId="0F53D16B" w14:textId="77777777" w:rsidR="00B41617" w:rsidRPr="00E63E49" w:rsidRDefault="00B41617" w:rsidP="004D2EA2">
                        <w:pPr>
                          <w:pStyle w:val="NormalWeb"/>
                          <w:spacing w:before="0" w:beforeAutospacing="0" w:after="0" w:afterAutospacing="0"/>
                          <w:jc w:val="center"/>
                          <w:rPr>
                            <w:b/>
                          </w:rPr>
                        </w:pPr>
                        <w:r w:rsidRPr="00E63E49">
                          <w:rPr>
                            <w:rFonts w:eastAsia="Calibri"/>
                            <w:b/>
                            <w:sz w:val="20"/>
                            <w:szCs w:val="20"/>
                          </w:rPr>
                          <w:t> </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7" o:spid="_x0000_s1052" type="#_x0000_t34" style="position:absolute;left:32302;top:9366;width:2040;height: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GXB8QAAADbAAAADwAAAGRycy9kb3ducmV2LnhtbESPQWvCQBSE74X+h+UVequbBmkluoZg&#10;ELxWpdTbI/uaRLNv1+wak3/fLRR6HGbmG2aVj6YTA/W+tazgdZaAIK6sbrlWcDxsXxYgfEDW2Fkm&#10;BRN5yNePDyvMtL3zBw37UIsIYZ+hgiYEl0npq4YM+pl1xNH7tr3BEGVfS93jPcJNJ9MkeZMGW44L&#10;DTraNFRd9jejYP5VTFcnx+lyPJ3dp16U5XA+KPX8NBZLEIHG8B/+a++0gvQdfr/EHyD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IZcHxAAAANsAAAAPAAAAAAAAAAAA&#10;AAAAAKECAABkcnMvZG93bnJldi54bWxQSwUGAAAAAAQABAD5AAAAkgMAAAAA&#10;" strokecolor="#5b9bd5 [3204]" strokeweight=".5pt">
                  <v:stroke endarrow="block"/>
                </v:shape>
                <v:shape id="Elbow Connector 28" o:spid="_x0000_s1053" type="#_x0000_t34" style="position:absolute;left:31321;top:15366;width:4016;height:1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4Ddb8AAADbAAAADwAAAGRycy9kb3ducmV2LnhtbERPy4rCMBTdC/MP4Q6401QZRDqmIsqA&#10;21ER3V2aO33Y3GSaWNu/NwvB5eG8V+veNKKj1leWFcymCQji3OqKCwWn489kCcIHZI2NZVIwkId1&#10;9jFaYartg3+pO4RCxBD2KSooQ3CplD4vyaCfWkccuT/bGgwRtoXULT5iuGnkPEkW0mDFsaFER9uS&#10;8tvhbhR8XTbDv5P9cDtda3fWy92uq49KjT/7zTeIQH14i1/uvVYwj2Pjl/gDZPYE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74Ddb8AAADbAAAADwAAAAAAAAAAAAAAAACh&#10;AgAAZHJzL2Rvd25yZXYueG1sUEsFBgAAAAAEAAQA+QAAAI0DAAAAAA==&#10;" strokecolor="#5b9bd5 [3204]" strokeweight=".5pt">
                  <v:stroke endarrow="block"/>
                </v:shape>
                <v:shape id="Elbow Connector 29" o:spid="_x0000_s1054" type="#_x0000_t34" style="position:absolute;left:32081;top:22052;width:2500;height: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AMsIAAADbAAAADwAAAGRycy9kb3ducmV2LnhtbESPS4sCMRCE7wv+h9DC3jTjuIqORhFR&#10;WPTkA702k54HTjrDJOrsvzeCsMeiqr6i5svWVOJBjSstKxj0IxDEqdUl5wrOp21vAsJ5ZI2VZVLw&#10;Rw6Wi87XHBNtn3ygx9HnIkDYJaig8L5OpHRpQQZd39bEwctsY9AH2eRSN/gMcFPJOIrG0mDJYaHA&#10;mtYFpbfj3SjY/rhRPh3Wm2t28RlNzma338VKfXfb1QyEp9b/hz/tX60gnsL7S/gBcvE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hAMsIAAADbAAAADwAAAAAAAAAAAAAA&#10;AAChAgAAZHJzL2Rvd25yZXYueG1sUEsFBgAAAAAEAAQA+QAAAJADAAAAAA==&#10;" strokecolor="#5b9bd5 [3204]" strokeweight=".5pt">
                  <v:stroke endarrow="block"/>
                </v:shape>
                <v:shapetype id="_x0000_t33" coordsize="21600,21600" o:spt="33" o:oned="t" path="m,l21600,r,21600e" filled="f">
                  <v:stroke joinstyle="miter"/>
                  <v:path arrowok="t" fillok="f" o:connecttype="none"/>
                  <o:lock v:ext="edit" shapetype="t"/>
                </v:shapetype>
                <v:shape id="Elbow Connector 30" o:spid="_x0000_s1055" type="#_x0000_t33" style="position:absolute;left:24046;top:24590;width:1126;height:3357;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81B5L8AAADbAAAADwAAAGRycy9kb3ducmV2LnhtbERPTYvCMBC9C/sfwgjeNFVRajWKiKIH&#10;QXT34m1oxrbYTLpNrPXfm4Pg8fG+F6vWlKKh2hWWFQwHEQji1OqCMwV/v7t+DMJ5ZI2lZVLwIger&#10;5U9ngYm2Tz5Tc/GZCCHsElSQe18lUro0J4NuYCviwN1sbdAHWGdS1/gM4aaUoyiaSoMFh4YcK9rk&#10;lN4vD6Pg/l9W1yI9NpNXQ2vanuJZtHdK9brteg7CU+u/4o/7oBWMw/rwJfwAuXw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81B5L8AAADbAAAADwAAAAAAAAAAAAAAAACh&#10;AgAAZHJzL2Rvd25yZXYueG1sUEsFBgAAAAAEAAQA+QAAAI0DAAAAAA==&#10;" strokecolor="#5b9bd5 [3204]" strokeweight=".5pt">
                  <v:stroke endarrow="block"/>
                </v:shape>
                <v:shape id="Elbow Connector 32" o:spid="_x0000_s1056" type="#_x0000_t33" style="position:absolute;left:41479;top:24590;width:891;height:335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RArMMAAADbAAAADwAAAGRycy9kb3ducmV2LnhtbESPQWvCQBSE74X+h+UVequbWqgS3YRS&#10;2lq8GT3k+Mg+k2D2bdhddfXXdwuCx2FmvmGWZTSDOJHzvWUFr5MMBHFjdc+tgt32+2UOwgdkjYNl&#10;UnAhD2Xx+LDEXNszb+hUhVYkCPscFXQhjLmUvunIoJ/YkTh5e+sMhiRdK7XDc4KbQU6z7F0a7Dkt&#10;dDjSZ0fNoToaBf11/fMVa0tuFdezePW1c8daqeen+LEAESiGe/jW/tUK3qbw/yX9AFn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FkQKzDAAAA2wAAAA8AAAAAAAAAAAAA&#10;AAAAoQIAAGRycy9kb3ducmV2LnhtbFBLBQYAAAAABAAEAPkAAACRAwAAAAA=&#10;" strokecolor="#5b9bd5 [3204]" strokeweight=".5pt">
                  <v:stroke endarrow="block"/>
                </v:shape>
                <v:shape id="Elbow Connector 33" o:spid="_x0000_s1057" type="#_x0000_t34" style="position:absolute;left:41477;top:11820;width:4238;height:56;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YO3sEAAADbAAAADwAAAGRycy9kb3ducmV2LnhtbESPQYvCMBSE74L/ITzBm6ZuQaRrFFdW&#10;2YuCVTw/mrdt2OalNLHWf78RBI/DzHzDLNe9rUVHrTeOFcymCQjiwmnDpYLLeTdZgPABWWPtmBQ8&#10;yMN6NRwsMdPuzifq8lCKCGGfoYIqhCaT0hcVWfRT1xBH79e1FkOUbSl1i/cIt7X8SJK5tGg4LlTY&#10;0Lai4i+/WQXXdFOftT4cu28OF/PV2Zuxe6XGo37zCSJQH97hV/tHK0hTeH6JP0C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3Ng7ewQAAANsAAAAPAAAAAAAAAAAAAAAA&#10;AKECAABkcnMvZG93bnJldi54bWxQSwUGAAAAAAQABAD5AAAAjwMAAAAA&#10;" strokecolor="#5b9bd5 [3204]" strokeweight=".5pt">
                  <v:stroke endarrow="block"/>
                </v:shape>
                <v:shape id="Elbow Connector 42" o:spid="_x0000_s1058" type="#_x0000_t34" style="position:absolute;left:33545;top:41410;width:1973;height:6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M348QAAADbAAAADwAAAGRycy9kb3ducmV2LnhtbESPQWvCQBSE74X+h+UVequbpqlodBWR&#10;CiU9GUWvj+zLJjT7NmS3mv57Vyj0OMzMN8xyPdpOXGjwrWMFr5MEBHHldMtGwfGwe5mB8AFZY+eY&#10;FPySh/Xq8WGJuXZX3tOlDEZECPscFTQh9LmUvmrIop+4njh6tRsshigHI/WA1wi3nUyTZCotthwX&#10;Guxp21D1Xf5YBbvMv5v5W/9xrk+hptnRFl9FqtTz07hZgAg0hv/wX/tTK8hSuH+JP0C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MzfjxAAAANsAAAAPAAAAAAAAAAAA&#10;AAAAAKECAABkcnMvZG93bnJldi54bWxQSwUGAAAAAAQABAD5AAAAkgMAAAAA&#10;" strokecolor="#5b9bd5 [3204]" strokeweight=".5pt">
                  <v:stroke endarrow="block"/>
                </v:shape>
                <v:shape id="Flowchart: Terminator 47" o:spid="_x0000_s1059" type="#_x0000_t116" style="position:absolute;left:29969;top:58891;width:9144;height:34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x2xsQA&#10;AADbAAAADwAAAGRycy9kb3ducmV2LnhtbESPQWsCMRSE74L/ITyhF6mJReyyNYoohR4U1Hrx9ti8&#10;7i7dvCxJdLf/vhEEj8PMfMMsVr1txI18qB1rmE4UCOLCmZpLDefvz9cMRIjIBhvHpOGPAqyWw8EC&#10;c+M6PtLtFEuRIBxy1FDF2OZShqIii2HiWuLk/ThvMSbpS2k8dgluG/mm1FxarDktVNjSpqLi93S1&#10;GvaX8jo7jw/bWu27zTpTmbeXndYvo379ASJSH5/hR/vLaJi9w/1L+gF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cdsbEAAAA2wAAAA8AAAAAAAAAAAAAAAAAmAIAAGRycy9k&#10;b3ducmV2LnhtbFBLBQYAAAAABAAEAPUAAACJAwAAAAA=&#10;" fillcolor="white [3201]" strokecolor="#5b9bd5 [3204]" strokeweight="1pt">
                  <v:textbox>
                    <w:txbxContent>
                      <w:p w14:paraId="1D95A00F" w14:textId="77777777" w:rsidR="00B41617" w:rsidRDefault="00B41617" w:rsidP="004D2EA2">
                        <w:pPr>
                          <w:pStyle w:val="NormalWeb"/>
                          <w:spacing w:before="0" w:beforeAutospacing="0" w:after="0" w:afterAutospacing="0" w:line="256" w:lineRule="auto"/>
                          <w:jc w:val="center"/>
                        </w:pPr>
                        <w:r>
                          <w:rPr>
                            <w:rFonts w:eastAsia="Calibri"/>
                            <w:b/>
                            <w:bCs/>
                            <w:sz w:val="20"/>
                            <w:szCs w:val="20"/>
                          </w:rPr>
                          <w:t>End</w:t>
                        </w:r>
                      </w:p>
                    </w:txbxContent>
                  </v:textbox>
                </v:shape>
                <v:shape id="Elbow Connector 48" o:spid="_x0000_s1060" type="#_x0000_t34" style="position:absolute;left:33337;top:49520;width:2341;height:1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m1b8AAADbAAAADwAAAGRycy9kb3ducmV2LnhtbERPTWvCQBC9C/0Pywi96UYpIqmrSEXo&#10;tSpib0N2mkSzs9vsNib/vnMQPD7e92rTu0Z11Mbas4HZNANFXHhbc2ngdNxPlqBiQrbYeCYDA0XY&#10;rF9GK8ytv/MXdYdUKgnhmKOBKqWQax2LihzGqQ/Ewv341mES2JbatniXcNfoeZYttMOapaHCQB8V&#10;FbfDnzPwdtkOv0H3w+30fQ1nu9ztuuvRmNdxv30HlahPT/HD/WnFJ2Pli/wAvf4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Hm1b8AAADbAAAADwAAAAAAAAAAAAAAAACh&#10;AgAAZHJzL2Rvd25yZXYueG1sUEsFBgAAAAAEAAQA+QAAAI0DAAAAAA==&#10;" strokecolor="#5b9bd5 [3204]" strokeweight=".5pt">
                  <v:stroke endarrow="block"/>
                </v:shape>
                <v:shape id="Elbow Connector 49" o:spid="_x0000_s1061" type="#_x0000_t34" style="position:absolute;left:33693;top:58043;width:1672;height:2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1DTsMAAADbAAAADwAAAGRycy9kb3ducmV2LnhtbESPzWrDMBCE74W+g9hCb42cUkLqRA6m&#10;ptBrkxCa22Jt/BNrpVqqY799FQjkOMx8M8x6M5pODNT7xrKC+SwBQVxa3XClYL/7fFmC8AFZY2eZ&#10;FEzkYZM9Pqwx1fbC3zRsQyViCfsUFdQhuFRKX9Zk0M+sI47eyfYGQ5R9JXWPl1huOvmaJAtpsOG4&#10;UKOjj5rK8/bPKHj7yadfJ8fpvD+27qCXRTG0O6Wen8Z8BSLQGO7hG/2lI/cO1y/xB8js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EtQ07DAAAA2wAAAA8AAAAAAAAAAAAA&#10;AAAAoQIAAGRycy9kb3ducmV2LnhtbFBLBQYAAAAABAAEAPkAAACRAwAAAAA=&#10;" strokecolor="#5b9bd5 [3204]" strokeweight=".5pt">
                  <v:stroke endarrow="block"/>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0" o:spid="_x0000_s1062" type="#_x0000_t87" style="position:absolute;left:14193;top:22750;width:1699;height:252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1QVsAA&#10;AADbAAAADwAAAGRycy9kb3ducmV2LnhtbERPzYrCMBC+C/sOYRb2pqmC0naN4i4I9iBo9QGGZrYp&#10;NpPaRO2+vTkIHj++/+V6sK24U+8bxwqmkwQEceV0w7WC82k7TkH4gKyxdUwK/snDevUxWmKu3YOP&#10;dC9DLWII+xwVmBC6XEpfGbLoJ64jjtyf6y2GCPta6h4fMdy2cpYkC2mx4dhgsKNfQ9WlvFkFu+Fq&#10;6kO2v2Y/aSjKsjjotNgo9fU5bL5BBBrCW/xy77SCeVwfv8QfI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z1QVsAAAADbAAAADwAAAAAAAAAAAAAAAACYAgAAZHJzL2Rvd25y&#10;ZXYueG1sUEsFBgAAAAAEAAQA9QAAAIUDAAAAAA==&#10;" adj="121,10995" strokecolor="#5b9bd5 [3204]" strokeweight="4pt">
                  <v:stroke joinstyle="miter"/>
                </v:shape>
                <v:shape id="Text Box 51" o:spid="_x0000_s1063" type="#_x0000_t202" style="position:absolute;left:356;top:27363;width:11421;height:350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EG1MUA&#10;AADbAAAADwAAAGRycy9kb3ducmV2LnhtbESPQWvCQBSE70L/w/IK3nQTISKpq4SAVMQetF56e80+&#10;k9Ds2zS7xthf7wpCj8PMfMMs14NpRE+dqy0riKcRCOLC6ppLBafPzWQBwnlkjY1lUnAjB+vVy2iJ&#10;qbZXPlB/9KUIEHYpKqi8b1MpXVGRQTe1LXHwzrYz6IPsSqk7vAa4aeQsiubSYM1hocKW8oqKn+PF&#10;KNjlmw88fM/M4q/J3/fnrP09fSVKjV+H7A2Ep8H/h5/trVaQxPD4En6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MQbUxQAAANsAAAAPAAAAAAAAAAAAAAAAAJgCAABkcnMv&#10;ZG93bnJldi54bWxQSwUGAAAAAAQABAD1AAAAigMAAAAA&#10;" filled="f" stroked="f" strokeweight=".5pt">
                  <v:textbox>
                    <w:txbxContent>
                      <w:p w14:paraId="102A1D0B" w14:textId="77777777" w:rsidR="00B41617" w:rsidRDefault="00B41617" w:rsidP="004D2EA2">
                        <w:pPr>
                          <w:rPr>
                            <w:rFonts w:ascii="Times New Roman" w:hAnsi="Times New Roman" w:cs="Times New Roman"/>
                            <w:b/>
                            <w:sz w:val="20"/>
                          </w:rPr>
                        </w:pPr>
                        <w:r>
                          <w:rPr>
                            <w:rFonts w:ascii="Times New Roman" w:hAnsi="Times New Roman" w:cs="Times New Roman"/>
                            <w:b/>
                            <w:sz w:val="20"/>
                          </w:rPr>
                          <w:t>Written informed consent are obtained from the family/ relative/ Whanau after the initiation of the trial</w:t>
                        </w:r>
                      </w:p>
                      <w:p w14:paraId="3AA8EE50" w14:textId="77777777" w:rsidR="00B41617" w:rsidRDefault="00B41617" w:rsidP="004D2EA2">
                        <w:pPr>
                          <w:rPr>
                            <w:rFonts w:ascii="Times New Roman" w:hAnsi="Times New Roman" w:cs="Times New Roman"/>
                            <w:b/>
                            <w:sz w:val="20"/>
                          </w:rPr>
                        </w:pPr>
                        <w:r>
                          <w:rPr>
                            <w:rFonts w:ascii="Times New Roman" w:hAnsi="Times New Roman" w:cs="Times New Roman"/>
                            <w:b/>
                            <w:sz w:val="20"/>
                          </w:rPr>
                          <w:t xml:space="preserve">If any </w:t>
                        </w:r>
                        <w:r w:rsidRPr="00D661A1">
                          <w:rPr>
                            <w:rFonts w:ascii="Times New Roman" w:hAnsi="Times New Roman" w:cs="Times New Roman"/>
                            <w:b/>
                            <w:sz w:val="20"/>
                          </w:rPr>
                          <w:t xml:space="preserve">SAE occurs, </w:t>
                        </w:r>
                        <w:r>
                          <w:rPr>
                            <w:rFonts w:ascii="Times New Roman" w:hAnsi="Times New Roman" w:cs="Times New Roman"/>
                            <w:b/>
                            <w:sz w:val="20"/>
                          </w:rPr>
                          <w:t xml:space="preserve">a </w:t>
                        </w:r>
                        <w:r w:rsidRPr="00D661A1">
                          <w:rPr>
                            <w:rFonts w:ascii="Times New Roman" w:hAnsi="Times New Roman" w:cs="Times New Roman"/>
                            <w:b/>
                            <w:sz w:val="20"/>
                          </w:rPr>
                          <w:t xml:space="preserve">SAE </w:t>
                        </w:r>
                        <w:r>
                          <w:rPr>
                            <w:rFonts w:ascii="Times New Roman" w:hAnsi="Times New Roman" w:cs="Times New Roman"/>
                            <w:b/>
                            <w:sz w:val="20"/>
                          </w:rPr>
                          <w:t>report</w:t>
                        </w:r>
                        <w:r w:rsidRPr="00D661A1">
                          <w:rPr>
                            <w:rFonts w:ascii="Times New Roman" w:hAnsi="Times New Roman" w:cs="Times New Roman"/>
                            <w:b/>
                            <w:sz w:val="20"/>
                          </w:rPr>
                          <w:t xml:space="preserve"> </w:t>
                        </w:r>
                        <w:r>
                          <w:rPr>
                            <w:rFonts w:ascii="Times New Roman" w:hAnsi="Times New Roman" w:cs="Times New Roman"/>
                            <w:b/>
                            <w:sz w:val="20"/>
                          </w:rPr>
                          <w:t xml:space="preserve">is </w:t>
                        </w:r>
                        <w:r w:rsidRPr="00D661A1">
                          <w:rPr>
                            <w:rFonts w:ascii="Times New Roman" w:hAnsi="Times New Roman" w:cs="Times New Roman"/>
                            <w:b/>
                            <w:sz w:val="20"/>
                          </w:rPr>
                          <w:t>documented</w:t>
                        </w:r>
                        <w:r>
                          <w:rPr>
                            <w:rFonts w:ascii="Times New Roman" w:hAnsi="Times New Roman" w:cs="Times New Roman"/>
                            <w:b/>
                            <w:sz w:val="20"/>
                          </w:rPr>
                          <w:t xml:space="preserve"> and reviewed by Data monitoring Committee </w:t>
                        </w:r>
                      </w:p>
                      <w:p w14:paraId="7DCB3931" w14:textId="77777777" w:rsidR="00B41617" w:rsidRDefault="00B41617" w:rsidP="004D2EA2">
                        <w:pPr>
                          <w:rPr>
                            <w:rFonts w:ascii="Times New Roman" w:hAnsi="Times New Roman" w:cs="Times New Roman"/>
                            <w:b/>
                            <w:sz w:val="20"/>
                          </w:rPr>
                        </w:pPr>
                      </w:p>
                      <w:p w14:paraId="785E0D99" w14:textId="77777777" w:rsidR="00B41617" w:rsidRPr="00D661A1" w:rsidRDefault="00B41617" w:rsidP="004D2EA2">
                        <w:pPr>
                          <w:rPr>
                            <w:rFonts w:ascii="Times New Roman" w:hAnsi="Times New Roman" w:cs="Times New Roman"/>
                            <w:b/>
                            <w:sz w:val="20"/>
                          </w:rPr>
                        </w:pPr>
                      </w:p>
                    </w:txbxContent>
                  </v:textbox>
                </v:shape>
                <v:shape id="Text Box 51" o:spid="_x0000_s1064" type="#_x0000_t202" style="position:absolute;left:45716;top:6994;width:8695;height:3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OYo8UA&#10;AADbAAAADwAAAGRycy9kb3ducmV2LnhtbESPQWvCQBSE70L/w/IK3szGgCJpVpGAtEh70Hrp7TX7&#10;TILZt2l2m6T99a4geBxm5hsm24ymET11rrasYB7FIIgLq2suFZw+d7MVCOeRNTaWScEfOdisnyYZ&#10;ptoOfKD+6EsRIOxSVFB536ZSuqIigy6yLXHwzrYz6IPsSqk7HALcNDKJ46U0WHNYqLClvKLicvw1&#10;Cvb57gMP34lZ/Tf56/t52/6cvhZKTZ/H7QsIT6N/hO/tN61gk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45ijxQAAANsAAAAPAAAAAAAAAAAAAAAAAJgCAABkcnMv&#10;ZG93bnJldi54bWxQSwUGAAAAAAQABAD1AAAAigMAAAAA&#10;" filled="f" stroked="f" strokeweight=".5pt">
                  <v:textbox>
                    <w:txbxContent>
                      <w:p w14:paraId="4B3CB013" w14:textId="77777777" w:rsidR="00B41617" w:rsidRDefault="00B41617" w:rsidP="004D2EA2">
                        <w:pPr>
                          <w:pStyle w:val="NormalWeb"/>
                          <w:spacing w:before="0" w:beforeAutospacing="0" w:after="160" w:afterAutospacing="0" w:line="256" w:lineRule="auto"/>
                        </w:pPr>
                        <w:r>
                          <w:rPr>
                            <w:rFonts w:eastAsia="Calibri"/>
                            <w:b/>
                            <w:bCs/>
                            <w:sz w:val="20"/>
                            <w:szCs w:val="20"/>
                          </w:rPr>
                          <w:t>Not Eligible</w:t>
                        </w:r>
                      </w:p>
                    </w:txbxContent>
                  </v:textbox>
                </v:shape>
                <v:shape id="Text Box 51" o:spid="_x0000_s1065" type="#_x0000_t202" style="position:absolute;left:25734;top:14721;width:6466;height:3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9OMUA&#10;AADbAAAADwAAAGRycy9kb3ducmV2LnhtbESPQWvCQBSE74X+h+UJvdWNl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rz04xQAAANsAAAAPAAAAAAAAAAAAAAAAAJgCAABkcnMv&#10;ZG93bnJldi54bWxQSwUGAAAAAAQABAD1AAAAigMAAAAA&#10;" filled="f" stroked="f" strokeweight=".5pt">
                  <v:textbox>
                    <w:txbxContent>
                      <w:p w14:paraId="723BAEBA" w14:textId="77777777" w:rsidR="00B41617" w:rsidRDefault="00B41617" w:rsidP="004D2EA2">
                        <w:pPr>
                          <w:pStyle w:val="NormalWeb"/>
                          <w:spacing w:before="0" w:beforeAutospacing="0" w:after="160" w:afterAutospacing="0" w:line="254" w:lineRule="auto"/>
                        </w:pPr>
                        <w:r>
                          <w:rPr>
                            <w:rFonts w:eastAsia="Calibri"/>
                            <w:b/>
                            <w:bCs/>
                            <w:sz w:val="20"/>
                            <w:szCs w:val="20"/>
                          </w:rPr>
                          <w:t>Eligible</w:t>
                        </w:r>
                      </w:p>
                    </w:txbxContent>
                  </v:textbox>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45" o:spid="_x0000_s1066" type="#_x0000_t35" style="position:absolute;left:19797;top:32880;width:6341;height:215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OyecUAAADbAAAADwAAAGRycy9kb3ducmV2LnhtbESPQWvCQBSE74L/YXlCb7pRNJTUVWqk&#10;6KWHxB7a22v2NQnNvo3ZNYn/vlso9DjMzDfMdj+aRvTUudqyguUiAkFcWF1zqeDt8jJ/BOE8ssbG&#10;Mim4k4P9bjrZYqLtwBn1uS9FgLBLUEHlfZtI6YqKDLqFbYmD92U7gz7IrpS6wyHATSNXURRLgzWH&#10;hQpbSisqvvObUfCRxsfPWl9fT++Hk1/nlzRbmlyph9n4/ATC0+j/w3/ts1aw3sDvl/AD5O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OOyecUAAADbAAAADwAAAAAAAAAA&#10;AAAAAAChAgAAZHJzL2Rvd25yZXYueG1sUEsFBgAAAAAEAAQA+QAAAJMDAAAAAA==&#10;" adj="5133,44492" strokecolor="#5b9bd5 [3204]" strokeweight=".5pt">
                  <v:stroke endarrow="block"/>
                </v:shape>
                <v:shape id="Elbow Connector 46" o:spid="_x0000_s1067" type="#_x0000_t35" style="position:absolute;left:41632;top:31524;width:6343;height:486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1V//MUAAADbAAAADwAAAGRycy9kb3ducmV2LnhtbESPT2sCMRTE7wW/Q3iCN81aZNHVKFUQ&#10;9ODBPyC9vW6em6Wbl+0m6tpP3whCj8PM/IaZLVpbiRs1vnSsYDhIQBDnTpdcKDgd1/0xCB+QNVaO&#10;ScGDPCzmnbcZZtrdeU+3QyhEhLDPUIEJoc6k9Lkhi37gauLoXVxjMUTZFFI3eI9wW8n3JEmlxZLj&#10;gsGaVoby78PVKtjvJtvt+bP4+T2vUm++crNbaqNUr9t+TEEEasN/+NXeaAWjFJ5f4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1V//MUAAADbAAAADwAAAAAAAAAA&#10;AAAAAAChAgAAZHJzL2Rvd25yZXYueG1sUEsFBgAAAAAEAAQA+QAAAJMDAAAAAA==&#10;" adj="5135,29119" strokecolor="#5b9bd5 [3204]" strokeweight=".5pt">
                  <v:stroke endarrow="block"/>
                </v:shape>
                <w10:anchorlock/>
              </v:group>
            </w:pict>
          </mc:Fallback>
        </mc:AlternateContent>
      </w:r>
    </w:p>
    <w:p w14:paraId="257D80AF" w14:textId="77777777" w:rsidR="00924398" w:rsidRPr="006300AF" w:rsidRDefault="00924398" w:rsidP="004049A3">
      <w:pPr>
        <w:spacing w:after="0" w:line="360" w:lineRule="auto"/>
        <w:jc w:val="both"/>
        <w:rPr>
          <w:rFonts w:ascii="Times New Roman" w:hAnsi="Times New Roman" w:cs="Times New Roman"/>
          <w:b/>
          <w:sz w:val="32"/>
          <w:szCs w:val="24"/>
          <w:lang w:val="en-GB"/>
        </w:rPr>
      </w:pPr>
    </w:p>
    <w:p w14:paraId="5ABE7750" w14:textId="77777777" w:rsidR="00787B51" w:rsidRPr="006300AF" w:rsidRDefault="00DE6A5E" w:rsidP="004049A3">
      <w:pPr>
        <w:pageBreakBefore/>
        <w:spacing w:after="0" w:line="360" w:lineRule="auto"/>
        <w:jc w:val="both"/>
        <w:rPr>
          <w:rFonts w:ascii="Times New Roman" w:hAnsi="Times New Roman" w:cs="Times New Roman"/>
          <w:b/>
          <w:sz w:val="32"/>
          <w:szCs w:val="24"/>
          <w:lang w:val="en-GB"/>
        </w:rPr>
      </w:pPr>
      <w:r w:rsidRPr="006300AF">
        <w:rPr>
          <w:rFonts w:ascii="Times New Roman" w:hAnsi="Times New Roman" w:cs="Times New Roman"/>
          <w:b/>
          <w:sz w:val="32"/>
          <w:szCs w:val="24"/>
          <w:lang w:val="en-GB"/>
        </w:rPr>
        <w:lastRenderedPageBreak/>
        <w:t>8</w:t>
      </w:r>
      <w:r w:rsidR="0050130B" w:rsidRPr="006300AF">
        <w:rPr>
          <w:rFonts w:ascii="Times New Roman" w:hAnsi="Times New Roman" w:cs="Times New Roman"/>
          <w:b/>
          <w:sz w:val="32"/>
          <w:szCs w:val="24"/>
          <w:lang w:val="en-GB"/>
        </w:rPr>
        <w:t>.0</w:t>
      </w:r>
      <w:r w:rsidR="0050130B" w:rsidRPr="006300AF">
        <w:rPr>
          <w:rFonts w:ascii="Times New Roman" w:hAnsi="Times New Roman" w:cs="Times New Roman"/>
          <w:b/>
          <w:sz w:val="32"/>
          <w:szCs w:val="24"/>
          <w:lang w:val="en-GB"/>
        </w:rPr>
        <w:tab/>
      </w:r>
      <w:r w:rsidR="00D03B42" w:rsidRPr="006300AF">
        <w:rPr>
          <w:rFonts w:ascii="Times New Roman" w:hAnsi="Times New Roman" w:cs="Times New Roman"/>
          <w:b/>
          <w:sz w:val="32"/>
          <w:szCs w:val="24"/>
          <w:lang w:val="en-GB"/>
        </w:rPr>
        <w:t>References</w:t>
      </w:r>
    </w:p>
    <w:p w14:paraId="6E56E427" w14:textId="77777777" w:rsidR="0081016E" w:rsidRPr="006300AF" w:rsidRDefault="00787B51" w:rsidP="0081016E">
      <w:pPr>
        <w:pStyle w:val="EndNoteBibliography"/>
        <w:spacing w:after="0"/>
        <w:ind w:left="720" w:hanging="720"/>
        <w:rPr>
          <w:noProof w:val="0"/>
          <w:lang w:val="en-GB"/>
        </w:rPr>
      </w:pPr>
      <w:r w:rsidRPr="006300AF">
        <w:rPr>
          <w:rFonts w:ascii="Times New Roman" w:hAnsi="Times New Roman" w:cs="Times New Roman"/>
          <w:noProof w:val="0"/>
          <w:sz w:val="24"/>
          <w:szCs w:val="24"/>
          <w:lang w:val="en-GB"/>
        </w:rPr>
        <w:fldChar w:fldCharType="begin"/>
      </w:r>
      <w:r w:rsidRPr="006300AF">
        <w:rPr>
          <w:rFonts w:ascii="Times New Roman" w:hAnsi="Times New Roman" w:cs="Times New Roman"/>
          <w:noProof w:val="0"/>
          <w:sz w:val="24"/>
          <w:szCs w:val="24"/>
          <w:lang w:val="en-GB"/>
        </w:rPr>
        <w:instrText xml:space="preserve"> ADDIN EN.REFLIST </w:instrText>
      </w:r>
      <w:r w:rsidRPr="006300AF">
        <w:rPr>
          <w:rFonts w:ascii="Times New Roman" w:hAnsi="Times New Roman" w:cs="Times New Roman"/>
          <w:noProof w:val="0"/>
          <w:sz w:val="24"/>
          <w:szCs w:val="24"/>
          <w:lang w:val="en-GB"/>
        </w:rPr>
        <w:fldChar w:fldCharType="separate"/>
      </w:r>
      <w:bookmarkStart w:id="10" w:name="_ENREF_1"/>
      <w:r w:rsidR="0081016E" w:rsidRPr="006300AF">
        <w:rPr>
          <w:noProof w:val="0"/>
          <w:lang w:val="en-GB"/>
        </w:rPr>
        <w:t>ANZICS 2010. Centre for Outcome and Resource Evaluation (CORE) Annual Report. Victoria, Australia.</w:t>
      </w:r>
      <w:bookmarkEnd w:id="10"/>
    </w:p>
    <w:p w14:paraId="6AB9332C" w14:textId="77777777" w:rsidR="0081016E" w:rsidRPr="006300AF" w:rsidRDefault="0081016E" w:rsidP="0081016E">
      <w:pPr>
        <w:pStyle w:val="EndNoteBibliography"/>
        <w:spacing w:after="0"/>
        <w:ind w:left="720" w:hanging="720"/>
        <w:rPr>
          <w:noProof w:val="0"/>
          <w:lang w:val="en-GB"/>
        </w:rPr>
      </w:pPr>
      <w:bookmarkStart w:id="11" w:name="_ENREF_2"/>
      <w:r w:rsidRPr="006300AF">
        <w:rPr>
          <w:noProof w:val="0"/>
          <w:lang w:val="en-GB"/>
        </w:rPr>
        <w:t xml:space="preserve">BORGES, J. B., OKAMOTO, V. N., MATOS, G. F., CARAMEZ, M. P., ARANTES, P. R., BARROS, F., SOUZA, C. E., VICTORINO, J. A., KACMAREK, R. M., BARBAS, C. S., CARVALHO, C. R. &amp; AMATO, M. B. 2006. Reversibility of lung collapse and hypoxemia in early acute respiratory distress syndrome. </w:t>
      </w:r>
      <w:r w:rsidRPr="006300AF">
        <w:rPr>
          <w:i/>
          <w:noProof w:val="0"/>
          <w:lang w:val="en-GB"/>
        </w:rPr>
        <w:t>Am J Respir Crit Care Med,</w:t>
      </w:r>
      <w:r w:rsidRPr="006300AF">
        <w:rPr>
          <w:noProof w:val="0"/>
          <w:lang w:val="en-GB"/>
        </w:rPr>
        <w:t xml:space="preserve"> 174</w:t>
      </w:r>
      <w:r w:rsidRPr="006300AF">
        <w:rPr>
          <w:b/>
          <w:noProof w:val="0"/>
          <w:lang w:val="en-GB"/>
        </w:rPr>
        <w:t>,</w:t>
      </w:r>
      <w:r w:rsidRPr="006300AF">
        <w:rPr>
          <w:noProof w:val="0"/>
          <w:lang w:val="en-GB"/>
        </w:rPr>
        <w:t xml:space="preserve"> 268 - 278.</w:t>
      </w:r>
      <w:bookmarkEnd w:id="11"/>
    </w:p>
    <w:p w14:paraId="411EE4BB" w14:textId="77777777" w:rsidR="0081016E" w:rsidRPr="006300AF" w:rsidRDefault="0081016E" w:rsidP="0081016E">
      <w:pPr>
        <w:pStyle w:val="EndNoteBibliography"/>
        <w:spacing w:after="0"/>
        <w:ind w:left="720" w:hanging="720"/>
        <w:rPr>
          <w:noProof w:val="0"/>
          <w:lang w:val="en-GB"/>
        </w:rPr>
      </w:pPr>
      <w:bookmarkStart w:id="12" w:name="_ENREF_3"/>
      <w:r w:rsidRPr="006300AF">
        <w:rPr>
          <w:noProof w:val="0"/>
          <w:lang w:val="en-GB"/>
        </w:rPr>
        <w:t xml:space="preserve">BROCHARD, L., MARTIN, G., BLANCH, L., PELOSI, P., BELDA, F. J., JUBRAN, A., GATTINONI, L., MANCEBO, J., RANIERI, V. M., RICHARD, J.-C., GOMMERS, D., VIEILLARD-BARON, A., PESENTI, A., JABER, S., STENQVIST, O. &amp; VINCENT, J.-L. 2012. Clinical review: Respiratory monitoring in the ICU - a consensus of 16. </w:t>
      </w:r>
      <w:r w:rsidRPr="006300AF">
        <w:rPr>
          <w:i/>
          <w:noProof w:val="0"/>
          <w:lang w:val="en-GB"/>
        </w:rPr>
        <w:t>Critical Care,</w:t>
      </w:r>
      <w:r w:rsidRPr="006300AF">
        <w:rPr>
          <w:noProof w:val="0"/>
          <w:lang w:val="en-GB"/>
        </w:rPr>
        <w:t xml:space="preserve"> 16</w:t>
      </w:r>
      <w:r w:rsidRPr="006300AF">
        <w:rPr>
          <w:b/>
          <w:noProof w:val="0"/>
          <w:lang w:val="en-GB"/>
        </w:rPr>
        <w:t>,</w:t>
      </w:r>
      <w:r w:rsidRPr="006300AF">
        <w:rPr>
          <w:noProof w:val="0"/>
          <w:lang w:val="en-GB"/>
        </w:rPr>
        <w:t xml:space="preserve"> 219.</w:t>
      </w:r>
      <w:bookmarkEnd w:id="12"/>
    </w:p>
    <w:p w14:paraId="7C76C439" w14:textId="77777777" w:rsidR="0081016E" w:rsidRPr="006300AF" w:rsidRDefault="0081016E" w:rsidP="0081016E">
      <w:pPr>
        <w:pStyle w:val="EndNoteBibliography"/>
        <w:spacing w:after="0"/>
        <w:ind w:left="720" w:hanging="720"/>
        <w:rPr>
          <w:noProof w:val="0"/>
          <w:lang w:val="en-GB"/>
        </w:rPr>
      </w:pPr>
      <w:bookmarkStart w:id="13" w:name="_ENREF_4"/>
      <w:r w:rsidRPr="006300AF">
        <w:rPr>
          <w:noProof w:val="0"/>
          <w:lang w:val="en-GB"/>
        </w:rPr>
        <w:t xml:space="preserve">BROWER, R. G., LANKEN, P. N., MACINTYRE, N., MATTHAY, M. A., MORRIS, A., ANCUKIEWICZ, M., SCHOENFELD, D. &amp; THOMPSON, B. T. 2004. Higher versus Lower Positive End-Expiratory Pressures in Patients with the Acute Respiratory Distress Syndrome. </w:t>
      </w:r>
      <w:r w:rsidRPr="006300AF">
        <w:rPr>
          <w:i/>
          <w:noProof w:val="0"/>
          <w:lang w:val="en-GB"/>
        </w:rPr>
        <w:t>N Engl J Med,</w:t>
      </w:r>
      <w:r w:rsidRPr="006300AF">
        <w:rPr>
          <w:noProof w:val="0"/>
          <w:lang w:val="en-GB"/>
        </w:rPr>
        <w:t xml:space="preserve"> 351</w:t>
      </w:r>
      <w:r w:rsidRPr="006300AF">
        <w:rPr>
          <w:b/>
          <w:noProof w:val="0"/>
          <w:lang w:val="en-GB"/>
        </w:rPr>
        <w:t>,</w:t>
      </w:r>
      <w:r w:rsidRPr="006300AF">
        <w:rPr>
          <w:noProof w:val="0"/>
          <w:lang w:val="en-GB"/>
        </w:rPr>
        <w:t xml:space="preserve"> 327-336.</w:t>
      </w:r>
      <w:bookmarkEnd w:id="13"/>
    </w:p>
    <w:p w14:paraId="20F28A63" w14:textId="77777777" w:rsidR="0081016E" w:rsidRPr="006300AF" w:rsidRDefault="0081016E" w:rsidP="0081016E">
      <w:pPr>
        <w:pStyle w:val="EndNoteBibliography"/>
        <w:spacing w:after="0"/>
        <w:ind w:left="720" w:hanging="720"/>
        <w:rPr>
          <w:noProof w:val="0"/>
          <w:lang w:val="en-GB"/>
        </w:rPr>
      </w:pPr>
      <w:bookmarkStart w:id="14" w:name="_ENREF_5"/>
      <w:r w:rsidRPr="006300AF">
        <w:rPr>
          <w:noProof w:val="0"/>
          <w:lang w:val="en-GB"/>
        </w:rPr>
        <w:t xml:space="preserve">CARVALHO, A., JANDRE, F., PINO, A., BOZZA, F., SALLUH, J., RODRIGUES, R., ASCOLI, F. &amp; GIANNELLA-NETO, A. 2007. Positive end-expiratory pressure at minimal respiratory elastance represents the best compromise between mechanical stress and lung aeration in oleic acid induced lung injury. </w:t>
      </w:r>
      <w:r w:rsidRPr="006300AF">
        <w:rPr>
          <w:i/>
          <w:noProof w:val="0"/>
          <w:lang w:val="en-GB"/>
        </w:rPr>
        <w:t>Critical Care,</w:t>
      </w:r>
      <w:r w:rsidRPr="006300AF">
        <w:rPr>
          <w:noProof w:val="0"/>
          <w:lang w:val="en-GB"/>
        </w:rPr>
        <w:t xml:space="preserve"> 11</w:t>
      </w:r>
      <w:r w:rsidRPr="006300AF">
        <w:rPr>
          <w:b/>
          <w:noProof w:val="0"/>
          <w:lang w:val="en-GB"/>
        </w:rPr>
        <w:t>,</w:t>
      </w:r>
      <w:r w:rsidRPr="006300AF">
        <w:rPr>
          <w:noProof w:val="0"/>
          <w:lang w:val="en-GB"/>
        </w:rPr>
        <w:t xml:space="preserve"> R86.</w:t>
      </w:r>
      <w:bookmarkEnd w:id="14"/>
    </w:p>
    <w:p w14:paraId="0FE0B189" w14:textId="77777777" w:rsidR="0081016E" w:rsidRPr="006300AF" w:rsidRDefault="0081016E" w:rsidP="0081016E">
      <w:pPr>
        <w:pStyle w:val="EndNoteBibliography"/>
        <w:spacing w:after="0"/>
        <w:ind w:left="720" w:hanging="720"/>
        <w:rPr>
          <w:noProof w:val="0"/>
          <w:lang w:val="en-GB"/>
        </w:rPr>
      </w:pPr>
      <w:bookmarkStart w:id="15" w:name="_ENREF_6"/>
      <w:r w:rsidRPr="006300AF">
        <w:rPr>
          <w:noProof w:val="0"/>
          <w:lang w:val="en-GB"/>
        </w:rPr>
        <w:t xml:space="preserve">CHASE, J. G., LE COMPTE, A., PREISER, J.-C., SHAW, G., PENNING, S. &amp; DESAIVE, T. 2011. Physiological modeling, tight glycemic control, and the ICU clinician: what are models and how can they affect practice? </w:t>
      </w:r>
      <w:r w:rsidRPr="006300AF">
        <w:rPr>
          <w:i/>
          <w:noProof w:val="0"/>
          <w:lang w:val="en-GB"/>
        </w:rPr>
        <w:t>Annals of Intensive Care,</w:t>
      </w:r>
      <w:r w:rsidRPr="006300AF">
        <w:rPr>
          <w:noProof w:val="0"/>
          <w:lang w:val="en-GB"/>
        </w:rPr>
        <w:t xml:space="preserve"> 1:11.</w:t>
      </w:r>
      <w:bookmarkEnd w:id="15"/>
    </w:p>
    <w:p w14:paraId="044BA9E1" w14:textId="77777777" w:rsidR="0081016E" w:rsidRPr="006300AF" w:rsidRDefault="0081016E" w:rsidP="0081016E">
      <w:pPr>
        <w:pStyle w:val="EndNoteBibliography"/>
        <w:spacing w:after="0"/>
        <w:ind w:left="720" w:hanging="720"/>
        <w:rPr>
          <w:noProof w:val="0"/>
          <w:lang w:val="en-GB"/>
        </w:rPr>
      </w:pPr>
      <w:bookmarkStart w:id="16" w:name="_ENREF_7"/>
      <w:r w:rsidRPr="006300AF">
        <w:rPr>
          <w:noProof w:val="0"/>
          <w:lang w:val="en-GB"/>
        </w:rPr>
        <w:t xml:space="preserve">CHIEW, Y., PRETTY, C., SHAW, G., CHIEW, Y., LAMBERMONT, B., DESAIVE, T. &amp; CHASE, J. 2015. Feasibility of titrating PEEP to minimum elastance for mechanically ventilated patients. </w:t>
      </w:r>
      <w:r w:rsidRPr="006300AF">
        <w:rPr>
          <w:i/>
          <w:noProof w:val="0"/>
          <w:lang w:val="en-GB"/>
        </w:rPr>
        <w:t>Pilot and Feasibility Studies,</w:t>
      </w:r>
      <w:r w:rsidRPr="006300AF">
        <w:rPr>
          <w:noProof w:val="0"/>
          <w:lang w:val="en-GB"/>
        </w:rPr>
        <w:t xml:space="preserve"> 1</w:t>
      </w:r>
      <w:r w:rsidRPr="006300AF">
        <w:rPr>
          <w:b/>
          <w:noProof w:val="0"/>
          <w:lang w:val="en-GB"/>
        </w:rPr>
        <w:t>,</w:t>
      </w:r>
      <w:r w:rsidRPr="006300AF">
        <w:rPr>
          <w:noProof w:val="0"/>
          <w:lang w:val="en-GB"/>
        </w:rPr>
        <w:t xml:space="preserve"> 9.</w:t>
      </w:r>
      <w:bookmarkEnd w:id="16"/>
    </w:p>
    <w:p w14:paraId="3381A2D0" w14:textId="77777777" w:rsidR="0081016E" w:rsidRPr="006300AF" w:rsidRDefault="0081016E" w:rsidP="0081016E">
      <w:pPr>
        <w:pStyle w:val="EndNoteBibliography"/>
        <w:spacing w:after="0"/>
        <w:ind w:left="720" w:hanging="720"/>
        <w:rPr>
          <w:noProof w:val="0"/>
          <w:lang w:val="en-GB"/>
        </w:rPr>
      </w:pPr>
      <w:bookmarkStart w:id="17" w:name="_ENREF_8"/>
      <w:r w:rsidRPr="006300AF">
        <w:rPr>
          <w:noProof w:val="0"/>
          <w:lang w:val="en-GB"/>
        </w:rPr>
        <w:t xml:space="preserve">CHIEW, Y. S., CHASE, J. G., SHAW, G., SUNDARESAN, A. &amp; DESAIVE, T. 2011. Model-based PEEP Optimisation in Mechanical Ventilation. </w:t>
      </w:r>
      <w:r w:rsidRPr="006300AF">
        <w:rPr>
          <w:i/>
          <w:noProof w:val="0"/>
          <w:lang w:val="en-GB"/>
        </w:rPr>
        <w:t>BioMedical Engineering OnLine,</w:t>
      </w:r>
      <w:r w:rsidRPr="006300AF">
        <w:rPr>
          <w:noProof w:val="0"/>
          <w:lang w:val="en-GB"/>
        </w:rPr>
        <w:t xml:space="preserve"> 10</w:t>
      </w:r>
      <w:r w:rsidRPr="006300AF">
        <w:rPr>
          <w:b/>
          <w:noProof w:val="0"/>
          <w:lang w:val="en-GB"/>
        </w:rPr>
        <w:t>,</w:t>
      </w:r>
      <w:r w:rsidRPr="006300AF">
        <w:rPr>
          <w:noProof w:val="0"/>
          <w:lang w:val="en-GB"/>
        </w:rPr>
        <w:t xml:space="preserve"> 111.</w:t>
      </w:r>
      <w:bookmarkEnd w:id="17"/>
    </w:p>
    <w:p w14:paraId="570007E3" w14:textId="77777777" w:rsidR="0081016E" w:rsidRPr="006300AF" w:rsidRDefault="0081016E" w:rsidP="0081016E">
      <w:pPr>
        <w:pStyle w:val="EndNoteBibliography"/>
        <w:spacing w:after="0"/>
        <w:ind w:left="720" w:hanging="720"/>
        <w:rPr>
          <w:noProof w:val="0"/>
          <w:lang w:val="en-GB"/>
        </w:rPr>
      </w:pPr>
      <w:bookmarkStart w:id="18" w:name="_ENREF_9"/>
      <w:r w:rsidRPr="006300AF">
        <w:rPr>
          <w:noProof w:val="0"/>
          <w:lang w:val="en-GB"/>
        </w:rPr>
        <w:t xml:space="preserve">CHIEW, Y. S., CHASE, J. G., SHAW, G. M. &amp; DESAIVE, T. 2012. Respiratory system elastance monitoring during PEEP titration. </w:t>
      </w:r>
      <w:r w:rsidRPr="006300AF">
        <w:rPr>
          <w:i/>
          <w:noProof w:val="0"/>
          <w:lang w:val="en-GB"/>
        </w:rPr>
        <w:t>Critical Care,</w:t>
      </w:r>
      <w:r w:rsidRPr="006300AF">
        <w:rPr>
          <w:noProof w:val="0"/>
          <w:lang w:val="en-GB"/>
        </w:rPr>
        <w:t xml:space="preserve"> 16</w:t>
      </w:r>
      <w:r w:rsidRPr="006300AF">
        <w:rPr>
          <w:b/>
          <w:noProof w:val="0"/>
          <w:lang w:val="en-GB"/>
        </w:rPr>
        <w:t>,</w:t>
      </w:r>
      <w:r w:rsidRPr="006300AF">
        <w:rPr>
          <w:noProof w:val="0"/>
          <w:lang w:val="en-GB"/>
        </w:rPr>
        <w:t xml:space="preserve"> P103.</w:t>
      </w:r>
      <w:bookmarkEnd w:id="18"/>
    </w:p>
    <w:p w14:paraId="7C7A700F" w14:textId="77777777" w:rsidR="0081016E" w:rsidRPr="006300AF" w:rsidRDefault="0081016E" w:rsidP="0081016E">
      <w:pPr>
        <w:pStyle w:val="EndNoteBibliography"/>
        <w:spacing w:after="0"/>
        <w:ind w:left="720" w:hanging="720"/>
        <w:rPr>
          <w:noProof w:val="0"/>
          <w:lang w:val="en-GB"/>
        </w:rPr>
      </w:pPr>
      <w:bookmarkStart w:id="19" w:name="_ENREF_10"/>
      <w:r w:rsidRPr="006300AF">
        <w:rPr>
          <w:noProof w:val="0"/>
          <w:lang w:val="en-GB"/>
        </w:rPr>
        <w:t xml:space="preserve">DASTA, J. F., MCLAUGHLIN, T. P., MODY, S. H. &amp; PIECH, C. T. 2005. Daily cost of an intensive care unit day: The contribution of mechanical ventilation. </w:t>
      </w:r>
      <w:r w:rsidRPr="006300AF">
        <w:rPr>
          <w:i/>
          <w:noProof w:val="0"/>
          <w:lang w:val="en-GB"/>
        </w:rPr>
        <w:t>Crit Care Med,</w:t>
      </w:r>
      <w:r w:rsidRPr="006300AF">
        <w:rPr>
          <w:noProof w:val="0"/>
          <w:lang w:val="en-GB"/>
        </w:rPr>
        <w:t xml:space="preserve"> 33</w:t>
      </w:r>
      <w:r w:rsidRPr="006300AF">
        <w:rPr>
          <w:b/>
          <w:noProof w:val="0"/>
          <w:lang w:val="en-GB"/>
        </w:rPr>
        <w:t>,</w:t>
      </w:r>
      <w:r w:rsidRPr="006300AF">
        <w:rPr>
          <w:noProof w:val="0"/>
          <w:lang w:val="en-GB"/>
        </w:rPr>
        <w:t xml:space="preserve"> 1266-1271.</w:t>
      </w:r>
      <w:bookmarkEnd w:id="19"/>
    </w:p>
    <w:p w14:paraId="2405E70B" w14:textId="77777777" w:rsidR="0081016E" w:rsidRPr="006300AF" w:rsidRDefault="0081016E" w:rsidP="0081016E">
      <w:pPr>
        <w:pStyle w:val="EndNoteBibliography"/>
        <w:spacing w:after="0"/>
        <w:ind w:left="720" w:hanging="720"/>
        <w:rPr>
          <w:noProof w:val="0"/>
          <w:lang w:val="en-GB"/>
        </w:rPr>
      </w:pPr>
      <w:bookmarkStart w:id="20" w:name="_ENREF_11"/>
      <w:r w:rsidRPr="006300AF">
        <w:rPr>
          <w:noProof w:val="0"/>
          <w:lang w:val="en-GB"/>
        </w:rPr>
        <w:t xml:space="preserve">DE MATOS, G., STANZANI, F., PASSOS, R., FONTANA, M., ALBALADEJO, R., CASERTA, R., SANTOS, D., BORGES, J., AMATO, M. &amp; BARBAS, C. 2012. How large is the lung recruitability in early acute respiratory distress syndrome: a prospective case series of patients monitored by computed tomography. </w:t>
      </w:r>
      <w:r w:rsidRPr="006300AF">
        <w:rPr>
          <w:i/>
          <w:noProof w:val="0"/>
          <w:lang w:val="en-GB"/>
        </w:rPr>
        <w:t>Critical Care,</w:t>
      </w:r>
      <w:r w:rsidRPr="006300AF">
        <w:rPr>
          <w:noProof w:val="0"/>
          <w:lang w:val="en-GB"/>
        </w:rPr>
        <w:t xml:space="preserve"> 16</w:t>
      </w:r>
      <w:r w:rsidRPr="006300AF">
        <w:rPr>
          <w:b/>
          <w:noProof w:val="0"/>
          <w:lang w:val="en-GB"/>
        </w:rPr>
        <w:t>,</w:t>
      </w:r>
      <w:r w:rsidRPr="006300AF">
        <w:rPr>
          <w:noProof w:val="0"/>
          <w:lang w:val="en-GB"/>
        </w:rPr>
        <w:t xml:space="preserve"> R4.</w:t>
      </w:r>
      <w:bookmarkEnd w:id="20"/>
    </w:p>
    <w:p w14:paraId="5FE1CC5C" w14:textId="77777777" w:rsidR="0081016E" w:rsidRPr="006300AF" w:rsidRDefault="0081016E" w:rsidP="0081016E">
      <w:pPr>
        <w:pStyle w:val="EndNoteBibliography"/>
        <w:spacing w:after="0"/>
        <w:ind w:left="720" w:hanging="720"/>
        <w:rPr>
          <w:noProof w:val="0"/>
          <w:lang w:val="en-GB"/>
        </w:rPr>
      </w:pPr>
      <w:bookmarkStart w:id="21" w:name="_ENREF_12"/>
      <w:r w:rsidRPr="006300AF">
        <w:rPr>
          <w:noProof w:val="0"/>
          <w:lang w:val="en-GB"/>
        </w:rPr>
        <w:t xml:space="preserve">ESTEBAN, A., ANZUETO, A., ALIA, I., GORDO, F., APEZTEGUIA, C., PALIZAS, F., CIDE, D., GOLDWASER, R., SOTO, L., BUGEDO, G., RODRIGO, C., PIMENTEL, J., RAIMONDI, G. &amp; TOBIN, M. J. 2000. How Is Mechanical Ventilation Employed in the Intensive Care Unit? . An International Utilization Review. </w:t>
      </w:r>
      <w:r w:rsidRPr="006300AF">
        <w:rPr>
          <w:i/>
          <w:noProof w:val="0"/>
          <w:lang w:val="en-GB"/>
        </w:rPr>
        <w:t>Am. J. Respir. Crit. Care Med.,</w:t>
      </w:r>
      <w:r w:rsidRPr="006300AF">
        <w:rPr>
          <w:noProof w:val="0"/>
          <w:lang w:val="en-GB"/>
        </w:rPr>
        <w:t xml:space="preserve"> 161</w:t>
      </w:r>
      <w:r w:rsidRPr="006300AF">
        <w:rPr>
          <w:b/>
          <w:noProof w:val="0"/>
          <w:lang w:val="en-GB"/>
        </w:rPr>
        <w:t>,</w:t>
      </w:r>
      <w:r w:rsidRPr="006300AF">
        <w:rPr>
          <w:noProof w:val="0"/>
          <w:lang w:val="en-GB"/>
        </w:rPr>
        <w:t xml:space="preserve"> 1450-1458.</w:t>
      </w:r>
      <w:bookmarkEnd w:id="21"/>
    </w:p>
    <w:p w14:paraId="45467FDA" w14:textId="77777777" w:rsidR="0081016E" w:rsidRPr="006300AF" w:rsidRDefault="0081016E" w:rsidP="0081016E">
      <w:pPr>
        <w:pStyle w:val="EndNoteBibliography"/>
        <w:spacing w:after="0"/>
        <w:ind w:left="720" w:hanging="720"/>
        <w:rPr>
          <w:noProof w:val="0"/>
          <w:lang w:val="en-GB"/>
        </w:rPr>
      </w:pPr>
      <w:bookmarkStart w:id="22" w:name="_ENREF_13"/>
      <w:r w:rsidRPr="006300AF">
        <w:rPr>
          <w:noProof w:val="0"/>
          <w:lang w:val="en-GB"/>
        </w:rPr>
        <w:t xml:space="preserve">GATTINONI, L., CARLESSO, E., BRAZZI, L. &amp; CAIRONI, P. 2010. Positive end-expiratory pressure. </w:t>
      </w:r>
      <w:r w:rsidRPr="006300AF">
        <w:rPr>
          <w:i/>
          <w:noProof w:val="0"/>
          <w:lang w:val="en-GB"/>
        </w:rPr>
        <w:t>Current Opinion in Critical Care,</w:t>
      </w:r>
      <w:r w:rsidRPr="006300AF">
        <w:rPr>
          <w:noProof w:val="0"/>
          <w:lang w:val="en-GB"/>
        </w:rPr>
        <w:t xml:space="preserve"> 16</w:t>
      </w:r>
      <w:r w:rsidRPr="006300AF">
        <w:rPr>
          <w:b/>
          <w:noProof w:val="0"/>
          <w:lang w:val="en-GB"/>
        </w:rPr>
        <w:t>,</w:t>
      </w:r>
      <w:r w:rsidRPr="006300AF">
        <w:rPr>
          <w:noProof w:val="0"/>
          <w:lang w:val="en-GB"/>
        </w:rPr>
        <w:t xml:space="preserve"> 39-44.</w:t>
      </w:r>
      <w:bookmarkEnd w:id="22"/>
    </w:p>
    <w:p w14:paraId="6B922889" w14:textId="77777777" w:rsidR="0081016E" w:rsidRPr="006300AF" w:rsidRDefault="0081016E" w:rsidP="0081016E">
      <w:pPr>
        <w:pStyle w:val="EndNoteBibliography"/>
        <w:spacing w:after="0"/>
        <w:ind w:left="720" w:hanging="720"/>
        <w:rPr>
          <w:noProof w:val="0"/>
          <w:lang w:val="en-GB"/>
        </w:rPr>
      </w:pPr>
      <w:bookmarkStart w:id="23" w:name="_ENREF_14"/>
      <w:r w:rsidRPr="006300AF">
        <w:rPr>
          <w:noProof w:val="0"/>
          <w:lang w:val="en-GB"/>
        </w:rPr>
        <w:t xml:space="preserve">GIRARD, T. D. &amp; BERNARD, G. R. 2007. Mechanical Ventilation in ARDS. </w:t>
      </w:r>
      <w:r w:rsidRPr="006300AF">
        <w:rPr>
          <w:i/>
          <w:noProof w:val="0"/>
          <w:lang w:val="en-GB"/>
        </w:rPr>
        <w:t>Chest,</w:t>
      </w:r>
      <w:r w:rsidRPr="006300AF">
        <w:rPr>
          <w:noProof w:val="0"/>
          <w:lang w:val="en-GB"/>
        </w:rPr>
        <w:t xml:space="preserve"> 131</w:t>
      </w:r>
      <w:r w:rsidRPr="006300AF">
        <w:rPr>
          <w:b/>
          <w:noProof w:val="0"/>
          <w:lang w:val="en-GB"/>
        </w:rPr>
        <w:t>,</w:t>
      </w:r>
      <w:r w:rsidRPr="006300AF">
        <w:rPr>
          <w:noProof w:val="0"/>
          <w:lang w:val="en-GB"/>
        </w:rPr>
        <w:t xml:space="preserve"> 921-929.</w:t>
      </w:r>
      <w:bookmarkEnd w:id="23"/>
    </w:p>
    <w:p w14:paraId="25493A11" w14:textId="77777777" w:rsidR="0081016E" w:rsidRPr="006300AF" w:rsidRDefault="0081016E" w:rsidP="0081016E">
      <w:pPr>
        <w:pStyle w:val="EndNoteBibliography"/>
        <w:spacing w:after="0"/>
        <w:ind w:left="720" w:hanging="720"/>
        <w:rPr>
          <w:noProof w:val="0"/>
          <w:lang w:val="en-GB"/>
        </w:rPr>
      </w:pPr>
      <w:bookmarkStart w:id="24" w:name="_ENREF_15"/>
      <w:r w:rsidRPr="006300AF">
        <w:rPr>
          <w:noProof w:val="0"/>
          <w:lang w:val="en-GB"/>
        </w:rPr>
        <w:t xml:space="preserve">GUERIN, C. 2011. The preventive role of higher PEEP in trating severely hypoxemic ARDS. </w:t>
      </w:r>
      <w:r w:rsidRPr="006300AF">
        <w:rPr>
          <w:i/>
          <w:noProof w:val="0"/>
          <w:lang w:val="en-GB"/>
        </w:rPr>
        <w:t>Minerva Anestesiol,</w:t>
      </w:r>
      <w:r w:rsidRPr="006300AF">
        <w:rPr>
          <w:noProof w:val="0"/>
          <w:lang w:val="en-GB"/>
        </w:rPr>
        <w:t xml:space="preserve"> 77</w:t>
      </w:r>
      <w:r w:rsidRPr="006300AF">
        <w:rPr>
          <w:b/>
          <w:noProof w:val="0"/>
          <w:lang w:val="en-GB"/>
        </w:rPr>
        <w:t>,</w:t>
      </w:r>
      <w:r w:rsidRPr="006300AF">
        <w:rPr>
          <w:noProof w:val="0"/>
          <w:lang w:val="en-GB"/>
        </w:rPr>
        <w:t xml:space="preserve"> 835-845.</w:t>
      </w:r>
      <w:bookmarkEnd w:id="24"/>
    </w:p>
    <w:p w14:paraId="451207BC" w14:textId="77777777" w:rsidR="0081016E" w:rsidRPr="006300AF" w:rsidRDefault="0081016E" w:rsidP="0081016E">
      <w:pPr>
        <w:pStyle w:val="EndNoteBibliography"/>
        <w:spacing w:after="0"/>
        <w:ind w:left="720" w:hanging="720"/>
        <w:rPr>
          <w:noProof w:val="0"/>
          <w:lang w:val="en-GB"/>
        </w:rPr>
      </w:pPr>
      <w:bookmarkStart w:id="25" w:name="_ENREF_16"/>
      <w:r w:rsidRPr="006300AF">
        <w:rPr>
          <w:noProof w:val="0"/>
          <w:lang w:val="en-GB"/>
        </w:rPr>
        <w:t xml:space="preserve">HICKLING, K. G., HENDERSON, S. J. &amp; JACKSON, R. 1990. Low mortality associated with low volume pressure limited ventilation with permissive hypercapnia in severe adult respiratory distress syndrome. </w:t>
      </w:r>
      <w:r w:rsidRPr="006300AF">
        <w:rPr>
          <w:i/>
          <w:noProof w:val="0"/>
          <w:lang w:val="en-GB"/>
        </w:rPr>
        <w:t>Intensive Care Med,</w:t>
      </w:r>
      <w:r w:rsidRPr="006300AF">
        <w:rPr>
          <w:noProof w:val="0"/>
          <w:lang w:val="en-GB"/>
        </w:rPr>
        <w:t xml:space="preserve"> 16</w:t>
      </w:r>
      <w:r w:rsidRPr="006300AF">
        <w:rPr>
          <w:b/>
          <w:noProof w:val="0"/>
          <w:lang w:val="en-GB"/>
        </w:rPr>
        <w:t>,</w:t>
      </w:r>
      <w:r w:rsidRPr="006300AF">
        <w:rPr>
          <w:noProof w:val="0"/>
          <w:lang w:val="en-GB"/>
        </w:rPr>
        <w:t xml:space="preserve"> 372 - 377.</w:t>
      </w:r>
      <w:bookmarkEnd w:id="25"/>
    </w:p>
    <w:p w14:paraId="4C3C0B59" w14:textId="77777777" w:rsidR="0081016E" w:rsidRPr="006300AF" w:rsidRDefault="0081016E" w:rsidP="0081016E">
      <w:pPr>
        <w:pStyle w:val="EndNoteBibliography"/>
        <w:spacing w:after="0"/>
        <w:ind w:left="720" w:hanging="720"/>
        <w:rPr>
          <w:noProof w:val="0"/>
          <w:lang w:val="en-GB"/>
        </w:rPr>
      </w:pPr>
      <w:bookmarkStart w:id="26" w:name="_ENREF_17"/>
      <w:r w:rsidRPr="006300AF">
        <w:rPr>
          <w:noProof w:val="0"/>
          <w:lang w:val="en-GB"/>
        </w:rPr>
        <w:t xml:space="preserve">LAMBERMONT, B., GHUYSEN, A., JANSSEN, N., MORIMONT, P., HARTSTEIN, G., GERARD, P. &amp; D'ORIO, V. 2008. Comparison of functional residual capacity and static compliance of the respiratory </w:t>
      </w:r>
      <w:r w:rsidRPr="006300AF">
        <w:rPr>
          <w:noProof w:val="0"/>
          <w:lang w:val="en-GB"/>
        </w:rPr>
        <w:lastRenderedPageBreak/>
        <w:t xml:space="preserve">system during a positive end-expiratory pressure (PEEP) ramp procedure in an experimental model of acute respiratory distress syndrome. </w:t>
      </w:r>
      <w:r w:rsidRPr="006300AF">
        <w:rPr>
          <w:i/>
          <w:noProof w:val="0"/>
          <w:lang w:val="en-GB"/>
        </w:rPr>
        <w:t>Critical Care,</w:t>
      </w:r>
      <w:r w:rsidRPr="006300AF">
        <w:rPr>
          <w:noProof w:val="0"/>
          <w:lang w:val="en-GB"/>
        </w:rPr>
        <w:t xml:space="preserve"> 12</w:t>
      </w:r>
      <w:r w:rsidRPr="006300AF">
        <w:rPr>
          <w:b/>
          <w:noProof w:val="0"/>
          <w:lang w:val="en-GB"/>
        </w:rPr>
        <w:t>,</w:t>
      </w:r>
      <w:r w:rsidRPr="006300AF">
        <w:rPr>
          <w:noProof w:val="0"/>
          <w:lang w:val="en-GB"/>
        </w:rPr>
        <w:t xml:space="preserve"> R91.</w:t>
      </w:r>
      <w:bookmarkEnd w:id="26"/>
    </w:p>
    <w:p w14:paraId="3C30EEB1" w14:textId="77777777" w:rsidR="0081016E" w:rsidRPr="006300AF" w:rsidRDefault="0081016E" w:rsidP="0081016E">
      <w:pPr>
        <w:pStyle w:val="EndNoteBibliography"/>
        <w:spacing w:after="0"/>
        <w:ind w:left="720" w:hanging="720"/>
        <w:rPr>
          <w:noProof w:val="0"/>
          <w:lang w:val="en-GB"/>
        </w:rPr>
      </w:pPr>
      <w:bookmarkStart w:id="27" w:name="_ENREF_18"/>
      <w:r w:rsidRPr="006300AF">
        <w:rPr>
          <w:noProof w:val="0"/>
          <w:lang w:val="en-GB"/>
        </w:rPr>
        <w:t xml:space="preserve">LUCANGELO, U., BERNABÈ, F. &amp; BLANCH, L. 2007. Lung mechanics at the bedside: make it simple. </w:t>
      </w:r>
      <w:r w:rsidRPr="006300AF">
        <w:rPr>
          <w:i/>
          <w:noProof w:val="0"/>
          <w:lang w:val="en-GB"/>
        </w:rPr>
        <w:t>Current Opinion in Critical Care,</w:t>
      </w:r>
      <w:r w:rsidRPr="006300AF">
        <w:rPr>
          <w:noProof w:val="0"/>
          <w:lang w:val="en-GB"/>
        </w:rPr>
        <w:t xml:space="preserve"> 13</w:t>
      </w:r>
      <w:r w:rsidRPr="006300AF">
        <w:rPr>
          <w:b/>
          <w:noProof w:val="0"/>
          <w:lang w:val="en-GB"/>
        </w:rPr>
        <w:t>,</w:t>
      </w:r>
      <w:r w:rsidRPr="006300AF">
        <w:rPr>
          <w:noProof w:val="0"/>
          <w:lang w:val="en-GB"/>
        </w:rPr>
        <w:t xml:space="preserve"> 64-72 </w:t>
      </w:r>
      <w:bookmarkEnd w:id="27"/>
    </w:p>
    <w:p w14:paraId="771C6178" w14:textId="77777777" w:rsidR="0081016E" w:rsidRPr="006300AF" w:rsidRDefault="0081016E" w:rsidP="0081016E">
      <w:pPr>
        <w:pStyle w:val="EndNoteBibliography"/>
        <w:spacing w:after="0"/>
        <w:ind w:left="720" w:hanging="720"/>
        <w:rPr>
          <w:noProof w:val="0"/>
          <w:lang w:val="en-GB"/>
        </w:rPr>
      </w:pPr>
      <w:bookmarkStart w:id="28" w:name="_ENREF_19"/>
      <w:r w:rsidRPr="006300AF">
        <w:rPr>
          <w:noProof w:val="0"/>
          <w:lang w:val="en-GB"/>
        </w:rPr>
        <w:t xml:space="preserve">MALBOUISSON, L. M., MULLER, J.-C., CONSTANTIN, J.-M., LU, Q. I. N., PUYBASSET, L., ROUBY, J.-J. &amp; THE, C. T. S. A. S. G. 2001. Computed Tomography Assessment of Positive End-expiratory Pressure-induced Alveolar Recruitment in Patients with Acute Respiratory Distress Syndrome. </w:t>
      </w:r>
      <w:r w:rsidRPr="006300AF">
        <w:rPr>
          <w:i/>
          <w:noProof w:val="0"/>
          <w:lang w:val="en-GB"/>
        </w:rPr>
        <w:t>Am. J. Respir. Crit. Care Med.,</w:t>
      </w:r>
      <w:r w:rsidRPr="006300AF">
        <w:rPr>
          <w:noProof w:val="0"/>
          <w:lang w:val="en-GB"/>
        </w:rPr>
        <w:t xml:space="preserve"> 163</w:t>
      </w:r>
      <w:r w:rsidRPr="006300AF">
        <w:rPr>
          <w:b/>
          <w:noProof w:val="0"/>
          <w:lang w:val="en-GB"/>
        </w:rPr>
        <w:t>,</w:t>
      </w:r>
      <w:r w:rsidRPr="006300AF">
        <w:rPr>
          <w:noProof w:val="0"/>
          <w:lang w:val="en-GB"/>
        </w:rPr>
        <w:t xml:space="preserve"> 1444-1450.</w:t>
      </w:r>
      <w:bookmarkEnd w:id="28"/>
    </w:p>
    <w:p w14:paraId="620B550B" w14:textId="77777777" w:rsidR="0081016E" w:rsidRPr="006300AF" w:rsidRDefault="0081016E" w:rsidP="0081016E">
      <w:pPr>
        <w:pStyle w:val="EndNoteBibliography"/>
        <w:spacing w:after="0"/>
        <w:ind w:left="720" w:hanging="720"/>
        <w:rPr>
          <w:noProof w:val="0"/>
          <w:lang w:val="en-GB"/>
        </w:rPr>
      </w:pPr>
      <w:bookmarkStart w:id="29" w:name="_ENREF_20"/>
      <w:r w:rsidRPr="006300AF">
        <w:rPr>
          <w:noProof w:val="0"/>
          <w:lang w:val="en-GB"/>
        </w:rPr>
        <w:t xml:space="preserve">MERTENS, M., TABUCHI, A., MEISSNER, S., KRUEGER, A., SCHIRRMANN, K., KERTZSCHER, U., PRIES, A. R., SLUTSKY, A. S., KOCH, E. &amp; KUEBLER, W. M. 2009. Alveolar dynamics in acute lung injury: Heterogeneous distension rather than cyclic opening and collapse *. </w:t>
      </w:r>
      <w:r w:rsidRPr="006300AF">
        <w:rPr>
          <w:i/>
          <w:noProof w:val="0"/>
          <w:lang w:val="en-GB"/>
        </w:rPr>
        <w:t>Critical Care Medicine,</w:t>
      </w:r>
      <w:r w:rsidRPr="006300AF">
        <w:rPr>
          <w:noProof w:val="0"/>
          <w:lang w:val="en-GB"/>
        </w:rPr>
        <w:t xml:space="preserve"> 37</w:t>
      </w:r>
      <w:r w:rsidRPr="006300AF">
        <w:rPr>
          <w:b/>
          <w:noProof w:val="0"/>
          <w:lang w:val="en-GB"/>
        </w:rPr>
        <w:t>,</w:t>
      </w:r>
      <w:r w:rsidRPr="006300AF">
        <w:rPr>
          <w:noProof w:val="0"/>
          <w:lang w:val="en-GB"/>
        </w:rPr>
        <w:t xml:space="preserve"> 2604-2611.</w:t>
      </w:r>
      <w:bookmarkEnd w:id="29"/>
    </w:p>
    <w:p w14:paraId="59F4A349" w14:textId="77777777" w:rsidR="0081016E" w:rsidRPr="006300AF" w:rsidRDefault="0081016E" w:rsidP="0081016E">
      <w:pPr>
        <w:pStyle w:val="EndNoteBibliography"/>
        <w:spacing w:after="0"/>
        <w:ind w:left="720" w:hanging="720"/>
        <w:rPr>
          <w:noProof w:val="0"/>
          <w:lang w:val="en-GB"/>
        </w:rPr>
      </w:pPr>
      <w:bookmarkStart w:id="30" w:name="_ENREF_21"/>
      <w:r w:rsidRPr="006300AF">
        <w:rPr>
          <w:noProof w:val="0"/>
          <w:lang w:val="en-GB"/>
        </w:rPr>
        <w:t xml:space="preserve">MURRAY, J. F., MATTHAY, M. A., LUCE, J. M. &amp; FLICK, M. R. 1988. An Expanded Definition of the Adult Respiratory Distress Syndrome. </w:t>
      </w:r>
      <w:r w:rsidRPr="006300AF">
        <w:rPr>
          <w:i/>
          <w:noProof w:val="0"/>
          <w:lang w:val="en-GB"/>
        </w:rPr>
        <w:t>American Journal of Respiratory and Critical Care Medicine,</w:t>
      </w:r>
      <w:r w:rsidRPr="006300AF">
        <w:rPr>
          <w:noProof w:val="0"/>
          <w:lang w:val="en-GB"/>
        </w:rPr>
        <w:t xml:space="preserve"> 138</w:t>
      </w:r>
      <w:r w:rsidRPr="006300AF">
        <w:rPr>
          <w:b/>
          <w:noProof w:val="0"/>
          <w:lang w:val="en-GB"/>
        </w:rPr>
        <w:t>,</w:t>
      </w:r>
      <w:r w:rsidRPr="006300AF">
        <w:rPr>
          <w:noProof w:val="0"/>
          <w:lang w:val="en-GB"/>
        </w:rPr>
        <w:t xml:space="preserve"> 720-723.</w:t>
      </w:r>
      <w:bookmarkEnd w:id="30"/>
    </w:p>
    <w:p w14:paraId="65E44EC7" w14:textId="77777777" w:rsidR="0081016E" w:rsidRPr="006300AF" w:rsidRDefault="0081016E" w:rsidP="0081016E">
      <w:pPr>
        <w:pStyle w:val="EndNoteBibliography"/>
        <w:spacing w:after="0"/>
        <w:ind w:left="720" w:hanging="720"/>
        <w:rPr>
          <w:noProof w:val="0"/>
          <w:lang w:val="en-GB"/>
        </w:rPr>
      </w:pPr>
      <w:bookmarkStart w:id="31" w:name="_ENREF_22"/>
      <w:r w:rsidRPr="006300AF">
        <w:rPr>
          <w:noProof w:val="0"/>
          <w:lang w:val="en-GB"/>
        </w:rPr>
        <w:t xml:space="preserve">SUAREZ-SIPMANN, F., BOHM, S. H., TUSMAN, G., PESCH, T., THAMM, O., REISSMANN, H., RESKE, A., MAGNUSSON, A. &amp; HEDENSTIERNA, G. 2007. Use of dynamic compliance for open lung positive end-expiratory pressure titration in an experimental study. </w:t>
      </w:r>
      <w:r w:rsidRPr="006300AF">
        <w:rPr>
          <w:i/>
          <w:noProof w:val="0"/>
          <w:lang w:val="en-GB"/>
        </w:rPr>
        <w:t>Crit Care Med,</w:t>
      </w:r>
      <w:r w:rsidRPr="006300AF">
        <w:rPr>
          <w:noProof w:val="0"/>
          <w:lang w:val="en-GB"/>
        </w:rPr>
        <w:t xml:space="preserve"> 35</w:t>
      </w:r>
      <w:r w:rsidRPr="006300AF">
        <w:rPr>
          <w:b/>
          <w:noProof w:val="0"/>
          <w:lang w:val="en-GB"/>
        </w:rPr>
        <w:t>,</w:t>
      </w:r>
      <w:r w:rsidRPr="006300AF">
        <w:rPr>
          <w:noProof w:val="0"/>
          <w:lang w:val="en-GB"/>
        </w:rPr>
        <w:t xml:space="preserve"> 214 - 221.</w:t>
      </w:r>
      <w:bookmarkEnd w:id="31"/>
    </w:p>
    <w:p w14:paraId="0F871D4D" w14:textId="77777777" w:rsidR="0081016E" w:rsidRPr="006300AF" w:rsidRDefault="0081016E" w:rsidP="0081016E">
      <w:pPr>
        <w:pStyle w:val="EndNoteBibliography"/>
        <w:spacing w:after="0"/>
        <w:ind w:left="720" w:hanging="720"/>
        <w:rPr>
          <w:noProof w:val="0"/>
          <w:lang w:val="en-GB"/>
        </w:rPr>
      </w:pPr>
      <w:bookmarkStart w:id="32" w:name="_ENREF_23"/>
      <w:r w:rsidRPr="006300AF">
        <w:rPr>
          <w:noProof w:val="0"/>
          <w:lang w:val="en-GB"/>
        </w:rPr>
        <w:t xml:space="preserve">SUNDARESAN, A., CHASE, J., SHAW, G., CHIEW, Y. S. &amp; DESAIVE, T. 2011a. Model-based optimal PEEP in mechanically ventilated ARDS patients in the Intensive Care Unit. </w:t>
      </w:r>
      <w:r w:rsidRPr="006300AF">
        <w:rPr>
          <w:i/>
          <w:noProof w:val="0"/>
          <w:lang w:val="en-GB"/>
        </w:rPr>
        <w:t>BioMedical Engineering OnLine,</w:t>
      </w:r>
      <w:r w:rsidRPr="006300AF">
        <w:rPr>
          <w:noProof w:val="0"/>
          <w:lang w:val="en-GB"/>
        </w:rPr>
        <w:t xml:space="preserve"> 10</w:t>
      </w:r>
      <w:r w:rsidRPr="006300AF">
        <w:rPr>
          <w:b/>
          <w:noProof w:val="0"/>
          <w:lang w:val="en-GB"/>
        </w:rPr>
        <w:t>,</w:t>
      </w:r>
      <w:r w:rsidRPr="006300AF">
        <w:rPr>
          <w:noProof w:val="0"/>
          <w:lang w:val="en-GB"/>
        </w:rPr>
        <w:t xml:space="preserve"> 64.</w:t>
      </w:r>
      <w:bookmarkEnd w:id="32"/>
    </w:p>
    <w:p w14:paraId="1C6EF1F1" w14:textId="77777777" w:rsidR="0081016E" w:rsidRPr="006300AF" w:rsidRDefault="0081016E" w:rsidP="0081016E">
      <w:pPr>
        <w:pStyle w:val="EndNoteBibliography"/>
        <w:spacing w:after="0"/>
        <w:ind w:left="720" w:hanging="720"/>
        <w:rPr>
          <w:noProof w:val="0"/>
          <w:lang w:val="en-GB"/>
        </w:rPr>
      </w:pPr>
      <w:bookmarkStart w:id="33" w:name="_ENREF_24"/>
      <w:r w:rsidRPr="006300AF">
        <w:rPr>
          <w:noProof w:val="0"/>
          <w:lang w:val="en-GB"/>
        </w:rPr>
        <w:t xml:space="preserve">SUNDARESAN, A. &amp; CHASE, J. G. 2011. Positive end expiratory pressure in patients with acute respiratory distress syndrome - The past, present and future. </w:t>
      </w:r>
      <w:r w:rsidRPr="006300AF">
        <w:rPr>
          <w:i/>
          <w:noProof w:val="0"/>
          <w:lang w:val="en-GB"/>
        </w:rPr>
        <w:t>Biomedical Signal Processing and Control,</w:t>
      </w:r>
      <w:r w:rsidRPr="006300AF">
        <w:rPr>
          <w:noProof w:val="0"/>
          <w:lang w:val="en-GB"/>
        </w:rPr>
        <w:t xml:space="preserve"> 7</w:t>
      </w:r>
      <w:r w:rsidRPr="006300AF">
        <w:rPr>
          <w:b/>
          <w:noProof w:val="0"/>
          <w:lang w:val="en-GB"/>
        </w:rPr>
        <w:t>,</w:t>
      </w:r>
      <w:r w:rsidRPr="006300AF">
        <w:rPr>
          <w:noProof w:val="0"/>
          <w:lang w:val="en-GB"/>
        </w:rPr>
        <w:t xml:space="preserve"> 93-103.</w:t>
      </w:r>
      <w:bookmarkEnd w:id="33"/>
    </w:p>
    <w:p w14:paraId="49053E7A" w14:textId="77777777" w:rsidR="0081016E" w:rsidRPr="006300AF" w:rsidRDefault="0081016E" w:rsidP="0081016E">
      <w:pPr>
        <w:pStyle w:val="EndNoteBibliography"/>
        <w:spacing w:after="0"/>
        <w:ind w:left="720" w:hanging="720"/>
        <w:rPr>
          <w:noProof w:val="0"/>
          <w:lang w:val="en-GB"/>
        </w:rPr>
      </w:pPr>
      <w:bookmarkStart w:id="34" w:name="_ENREF_25"/>
      <w:r w:rsidRPr="006300AF">
        <w:rPr>
          <w:noProof w:val="0"/>
          <w:lang w:val="en-GB"/>
        </w:rPr>
        <w:t xml:space="preserve">SUNDARESAN, A., GEOFFREY CHASE, J., HANN, C. E. &amp; SHAW, G. M. 2011b. Dynamic functional residual capacity can be estimated using a stress-strain approach. </w:t>
      </w:r>
      <w:r w:rsidRPr="006300AF">
        <w:rPr>
          <w:i/>
          <w:noProof w:val="0"/>
          <w:lang w:val="en-GB"/>
        </w:rPr>
        <w:t>Computer Methods and Programs in Biomedicine,</w:t>
      </w:r>
      <w:r w:rsidRPr="006300AF">
        <w:rPr>
          <w:noProof w:val="0"/>
          <w:lang w:val="en-GB"/>
        </w:rPr>
        <w:t xml:space="preserve"> 101</w:t>
      </w:r>
      <w:r w:rsidRPr="006300AF">
        <w:rPr>
          <w:b/>
          <w:noProof w:val="0"/>
          <w:lang w:val="en-GB"/>
        </w:rPr>
        <w:t>,</w:t>
      </w:r>
      <w:r w:rsidRPr="006300AF">
        <w:rPr>
          <w:noProof w:val="0"/>
          <w:lang w:val="en-GB"/>
        </w:rPr>
        <w:t xml:space="preserve"> 135-143.</w:t>
      </w:r>
      <w:bookmarkEnd w:id="34"/>
    </w:p>
    <w:p w14:paraId="21DBE47F" w14:textId="77777777" w:rsidR="0081016E" w:rsidRPr="006300AF" w:rsidRDefault="0081016E" w:rsidP="0081016E">
      <w:pPr>
        <w:pStyle w:val="EndNoteBibliography"/>
        <w:spacing w:after="0"/>
        <w:ind w:left="720" w:hanging="720"/>
        <w:rPr>
          <w:noProof w:val="0"/>
          <w:lang w:val="en-GB"/>
        </w:rPr>
      </w:pPr>
      <w:bookmarkStart w:id="35" w:name="_ENREF_26"/>
      <w:r w:rsidRPr="006300AF">
        <w:rPr>
          <w:noProof w:val="0"/>
          <w:lang w:val="en-GB"/>
        </w:rPr>
        <w:t xml:space="preserve">SUNDARESAN, A., YUTA, T., HANN, C. E., GEOFFREY CHASE, J. &amp; SHAW, G. M. 2009. A minimal model of lung mechanics and model-based markers for optimizing ventilator treatment in ARDS patients. </w:t>
      </w:r>
      <w:r w:rsidRPr="006300AF">
        <w:rPr>
          <w:i/>
          <w:noProof w:val="0"/>
          <w:lang w:val="en-GB"/>
        </w:rPr>
        <w:t>Computer Methods and Programs in Biomedicine,</w:t>
      </w:r>
      <w:r w:rsidRPr="006300AF">
        <w:rPr>
          <w:noProof w:val="0"/>
          <w:lang w:val="en-GB"/>
        </w:rPr>
        <w:t xml:space="preserve"> 95</w:t>
      </w:r>
      <w:r w:rsidRPr="006300AF">
        <w:rPr>
          <w:b/>
          <w:noProof w:val="0"/>
          <w:lang w:val="en-GB"/>
        </w:rPr>
        <w:t>,</w:t>
      </w:r>
      <w:r w:rsidRPr="006300AF">
        <w:rPr>
          <w:noProof w:val="0"/>
          <w:lang w:val="en-GB"/>
        </w:rPr>
        <w:t xml:space="preserve"> 166-180.</w:t>
      </w:r>
      <w:bookmarkEnd w:id="35"/>
    </w:p>
    <w:p w14:paraId="30868737" w14:textId="77777777" w:rsidR="0081016E" w:rsidRPr="006300AF" w:rsidRDefault="0081016E" w:rsidP="0081016E">
      <w:pPr>
        <w:pStyle w:val="EndNoteBibliography"/>
        <w:spacing w:after="0"/>
        <w:ind w:left="720" w:hanging="720"/>
        <w:rPr>
          <w:noProof w:val="0"/>
          <w:lang w:val="en-GB"/>
        </w:rPr>
      </w:pPr>
      <w:bookmarkStart w:id="36" w:name="_ENREF_27"/>
      <w:r w:rsidRPr="006300AF">
        <w:rPr>
          <w:noProof w:val="0"/>
          <w:lang w:val="en-GB"/>
        </w:rPr>
        <w:t xml:space="preserve">SZLAVECZ, A., CHIEW, Y., REDMOND, D., BEATSON, A., GLASSENBURY, D., CORBETT, S., MAJOR, V., PRETTY, C., SHAW, G., BENYO, B., DESAIVE, T. &amp; CHASE, J. 2014. The Clinical Utilisation of Respiratory Elastance Software (CURE Soft): a bedside software for real-time respiratory mechanics monitoring and mechanical ventilation management. </w:t>
      </w:r>
      <w:r w:rsidRPr="006300AF">
        <w:rPr>
          <w:i/>
          <w:noProof w:val="0"/>
          <w:lang w:val="en-GB"/>
        </w:rPr>
        <w:t>BioMedical Engineering OnLine,</w:t>
      </w:r>
      <w:r w:rsidRPr="006300AF">
        <w:rPr>
          <w:noProof w:val="0"/>
          <w:lang w:val="en-GB"/>
        </w:rPr>
        <w:t xml:space="preserve"> 13</w:t>
      </w:r>
      <w:r w:rsidRPr="006300AF">
        <w:rPr>
          <w:b/>
          <w:noProof w:val="0"/>
          <w:lang w:val="en-GB"/>
        </w:rPr>
        <w:t>,</w:t>
      </w:r>
      <w:r w:rsidRPr="006300AF">
        <w:rPr>
          <w:noProof w:val="0"/>
          <w:lang w:val="en-GB"/>
        </w:rPr>
        <w:t xml:space="preserve"> 140.</w:t>
      </w:r>
      <w:bookmarkEnd w:id="36"/>
    </w:p>
    <w:p w14:paraId="1006CC06" w14:textId="77777777" w:rsidR="0081016E" w:rsidRPr="006300AF" w:rsidRDefault="0081016E" w:rsidP="0081016E">
      <w:pPr>
        <w:pStyle w:val="EndNoteBibliography"/>
        <w:spacing w:after="0"/>
        <w:ind w:left="720" w:hanging="720"/>
        <w:rPr>
          <w:noProof w:val="0"/>
          <w:lang w:val="en-GB"/>
        </w:rPr>
      </w:pPr>
      <w:bookmarkStart w:id="37" w:name="_ENREF_28"/>
      <w:r w:rsidRPr="006300AF">
        <w:rPr>
          <w:noProof w:val="0"/>
          <w:lang w:val="en-GB"/>
        </w:rPr>
        <w:t xml:space="preserve">THE ACUTE RESPIRATORY DISTRESS SYNDROME NETWORK 2000. Ventilation with Lower Tidal Volumes as Compared with Traditional Tidal Volumes for Acute Lung Injury and the Acute Respiratory Distress Syndrome. </w:t>
      </w:r>
      <w:r w:rsidRPr="006300AF">
        <w:rPr>
          <w:i/>
          <w:noProof w:val="0"/>
          <w:lang w:val="en-GB"/>
        </w:rPr>
        <w:t>N Engl J Med,</w:t>
      </w:r>
      <w:r w:rsidRPr="006300AF">
        <w:rPr>
          <w:noProof w:val="0"/>
          <w:lang w:val="en-GB"/>
        </w:rPr>
        <w:t xml:space="preserve"> 342</w:t>
      </w:r>
      <w:r w:rsidRPr="006300AF">
        <w:rPr>
          <w:b/>
          <w:noProof w:val="0"/>
          <w:lang w:val="en-GB"/>
        </w:rPr>
        <w:t>,</w:t>
      </w:r>
      <w:r w:rsidRPr="006300AF">
        <w:rPr>
          <w:noProof w:val="0"/>
          <w:lang w:val="en-GB"/>
        </w:rPr>
        <w:t xml:space="preserve"> 1301-1308.</w:t>
      </w:r>
      <w:bookmarkEnd w:id="37"/>
    </w:p>
    <w:p w14:paraId="165C3812" w14:textId="77777777" w:rsidR="0081016E" w:rsidRPr="006300AF" w:rsidRDefault="0081016E" w:rsidP="0081016E">
      <w:pPr>
        <w:pStyle w:val="EndNoteBibliography"/>
        <w:ind w:left="720" w:hanging="720"/>
        <w:rPr>
          <w:noProof w:val="0"/>
          <w:lang w:val="en-GB"/>
        </w:rPr>
      </w:pPr>
      <w:bookmarkStart w:id="38" w:name="_ENREF_29"/>
      <w:r w:rsidRPr="006300AF">
        <w:rPr>
          <w:noProof w:val="0"/>
          <w:lang w:val="en-GB"/>
        </w:rPr>
        <w:t xml:space="preserve">THE ARDS DEFINITION TASK FORCE, A. 2012. Acute respiratory distress syndrome: The berlin definition. </w:t>
      </w:r>
      <w:r w:rsidRPr="006300AF">
        <w:rPr>
          <w:i/>
          <w:noProof w:val="0"/>
          <w:lang w:val="en-GB"/>
        </w:rPr>
        <w:t>JAMA: The Journal of the American Medical Association,</w:t>
      </w:r>
      <w:r w:rsidRPr="006300AF">
        <w:rPr>
          <w:noProof w:val="0"/>
          <w:lang w:val="en-GB"/>
        </w:rPr>
        <w:t xml:space="preserve"> 307</w:t>
      </w:r>
      <w:r w:rsidRPr="006300AF">
        <w:rPr>
          <w:b/>
          <w:noProof w:val="0"/>
          <w:lang w:val="en-GB"/>
        </w:rPr>
        <w:t>,</w:t>
      </w:r>
      <w:r w:rsidRPr="006300AF">
        <w:rPr>
          <w:noProof w:val="0"/>
          <w:lang w:val="en-GB"/>
        </w:rPr>
        <w:t xml:space="preserve"> 2526-2533.</w:t>
      </w:r>
      <w:bookmarkEnd w:id="38"/>
    </w:p>
    <w:p w14:paraId="4C07EBD6" w14:textId="2FC4DDA4" w:rsidR="00015A4B" w:rsidRPr="006300AF" w:rsidRDefault="00787B51"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fldChar w:fldCharType="end"/>
      </w:r>
    </w:p>
    <w:sectPr w:rsidR="00015A4B" w:rsidRPr="006300AF" w:rsidSect="00F23A1B">
      <w:headerReference w:type="default" r:id="rId27"/>
      <w:footerReference w:type="default" r:id="rId28"/>
      <w:pgSz w:w="11906" w:h="16838"/>
      <w:pgMar w:top="1440" w:right="1440" w:bottom="1440" w:left="1440" w:header="709" w:footer="709"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Chiew Yeong Shiong" w:date="2015-12-16T09:04:00Z" w:initials="CYS">
    <w:p w14:paraId="78E33C7D" w14:textId="0CC585A2" w:rsidR="00B41617" w:rsidRPr="00567E00" w:rsidRDefault="00B41617">
      <w:pPr>
        <w:pStyle w:val="CommentText"/>
        <w:rPr>
          <w:lang w:val="en-US"/>
        </w:rPr>
      </w:pPr>
      <w:r>
        <w:rPr>
          <w:rStyle w:val="CommentReference"/>
        </w:rPr>
        <w:annotationRef/>
      </w:r>
      <w:r>
        <w:rPr>
          <w:lang w:val="en-US"/>
        </w:rPr>
        <w:t>I think I should include this</w:t>
      </w:r>
    </w:p>
  </w:comment>
  <w:comment w:id="1" w:author="Chiew Yeong Shiong" w:date="2015-12-16T09:05:00Z" w:initials="CYS">
    <w:p w14:paraId="75435B01" w14:textId="0F82BCC2" w:rsidR="00B41617" w:rsidRPr="00353C0E" w:rsidRDefault="00B41617">
      <w:pPr>
        <w:pStyle w:val="CommentText"/>
        <w:rPr>
          <w:lang w:val="en-US"/>
        </w:rPr>
      </w:pPr>
      <w:r>
        <w:rPr>
          <w:rStyle w:val="CommentReference"/>
        </w:rPr>
        <w:annotationRef/>
      </w:r>
      <w:r>
        <w:rPr>
          <w:lang w:val="en-US"/>
        </w:rPr>
        <w:t>Same thing</w:t>
      </w:r>
    </w:p>
  </w:comment>
  <w:comment w:id="2" w:author="Chiew Yeong Shiong" w:date="2015-12-16T09:23:00Z" w:initials="CYS">
    <w:p w14:paraId="6EA48713" w14:textId="77777777" w:rsidR="00B41617" w:rsidRDefault="00B41617" w:rsidP="00EF4486">
      <w:pPr>
        <w:pStyle w:val="CommentText"/>
        <w:rPr>
          <w:lang w:val="en-US"/>
        </w:rPr>
      </w:pPr>
      <w:r>
        <w:rPr>
          <w:rStyle w:val="CommentReference"/>
        </w:rPr>
        <w:annotationRef/>
      </w:r>
      <w:r>
        <w:rPr>
          <w:lang w:val="en-US"/>
        </w:rPr>
        <w:t>Appendix A1 is modified by Sophie based on her latest study.</w:t>
      </w:r>
    </w:p>
    <w:p w14:paraId="38DEC5E9" w14:textId="77777777" w:rsidR="00B41617" w:rsidRDefault="00B41617" w:rsidP="00EF4486">
      <w:pPr>
        <w:pStyle w:val="CommentText"/>
        <w:rPr>
          <w:lang w:val="en-US"/>
        </w:rPr>
      </w:pPr>
    </w:p>
    <w:p w14:paraId="555B4599" w14:textId="77777777" w:rsidR="00B41617" w:rsidRDefault="00B41617" w:rsidP="00EF4486">
      <w:pPr>
        <w:pStyle w:val="CommentText"/>
        <w:rPr>
          <w:lang w:val="en-US"/>
        </w:rPr>
      </w:pPr>
      <w:r>
        <w:rPr>
          <w:lang w:val="en-US"/>
        </w:rPr>
        <w:t xml:space="preserve">Do </w:t>
      </w:r>
      <w:r>
        <w:rPr>
          <w:rStyle w:val="CommentReference"/>
        </w:rPr>
        <w:annotationRef/>
      </w:r>
      <w:r>
        <w:rPr>
          <w:rStyle w:val="CommentReference"/>
          <w:lang w:val="en-US"/>
        </w:rPr>
        <w:t>c</w:t>
      </w:r>
      <w:r>
        <w:rPr>
          <w:lang w:val="en-US"/>
        </w:rPr>
        <w:t>onsider to raise the sample size to minimum 160 per arm.</w:t>
      </w:r>
    </w:p>
    <w:p w14:paraId="2989E323" w14:textId="77777777" w:rsidR="00B41617" w:rsidRDefault="00B41617" w:rsidP="00EF4486">
      <w:pPr>
        <w:pStyle w:val="CommentText"/>
        <w:rPr>
          <w:lang w:val="en-US"/>
        </w:rPr>
      </w:pPr>
    </w:p>
    <w:p w14:paraId="29DB866A" w14:textId="77777777" w:rsidR="00B41617" w:rsidRPr="00DA55C1" w:rsidRDefault="00B41617" w:rsidP="00EF4486">
      <w:pPr>
        <w:pStyle w:val="CommentText"/>
        <w:rPr>
          <w:lang w:val="en-US"/>
        </w:rPr>
      </w:pPr>
      <w:r>
        <w:rPr>
          <w:lang w:val="en-US"/>
        </w:rPr>
        <w:t>Total 320 patients. The reason is based on Sophie’s Analysis.</w:t>
      </w:r>
    </w:p>
    <w:p w14:paraId="29CC280A" w14:textId="1828C1EE" w:rsidR="00B41617" w:rsidRDefault="00B41617">
      <w:pPr>
        <w:pStyle w:val="CommentText"/>
      </w:pPr>
    </w:p>
  </w:comment>
  <w:comment w:id="3" w:author="Chiew Yeong Shiong" w:date="2015-12-16T09:15:00Z" w:initials="CYS">
    <w:p w14:paraId="1CF6F60E" w14:textId="3CF0CC41" w:rsidR="00B41617" w:rsidRPr="00112D50" w:rsidRDefault="00B41617">
      <w:pPr>
        <w:pStyle w:val="CommentText"/>
        <w:rPr>
          <w:lang w:val="en-US"/>
        </w:rPr>
      </w:pPr>
      <w:r>
        <w:rPr>
          <w:rStyle w:val="CommentReference"/>
        </w:rPr>
        <w:annotationRef/>
      </w:r>
      <w:r>
        <w:rPr>
          <w:lang w:val="en-US"/>
        </w:rPr>
        <w:t>I have added more info for this part.</w:t>
      </w:r>
    </w:p>
  </w:comment>
  <w:comment w:id="5" w:author="Kyeong Kim" w:date="2016-03-14T10:28:00Z" w:initials="KK">
    <w:p w14:paraId="40E8E0B1" w14:textId="5370A6EA" w:rsidR="008C5C30" w:rsidRPr="008C5C30" w:rsidRDefault="008C5C30">
      <w:pPr>
        <w:pStyle w:val="CommentText"/>
        <w:rPr>
          <w:lang w:val="en-NZ"/>
        </w:rPr>
      </w:pPr>
      <w:r>
        <w:rPr>
          <w:rStyle w:val="CommentReference"/>
        </w:rPr>
        <w:annotationRef/>
      </w:r>
      <w:r>
        <w:rPr>
          <w:lang w:val="en-NZ"/>
        </w:rPr>
        <w:t>Typo should be 88-95% all time</w:t>
      </w:r>
    </w:p>
  </w:comment>
  <w:comment w:id="9" w:author="Chiew Yeong Shiong" w:date="2015-12-16T08:53:00Z" w:initials="CYS">
    <w:p w14:paraId="3BCB7DA1" w14:textId="646AADEE" w:rsidR="00B41617" w:rsidRPr="001738E4" w:rsidRDefault="00B41617">
      <w:pPr>
        <w:pStyle w:val="CommentText"/>
        <w:rPr>
          <w:lang w:val="en-US"/>
        </w:rPr>
      </w:pPr>
      <w:r>
        <w:rPr>
          <w:rStyle w:val="CommentReference"/>
        </w:rPr>
        <w:annotationRef/>
      </w:r>
      <w:r>
        <w:rPr>
          <w:lang w:val="en-US"/>
        </w:rPr>
        <w:t>Now updated to 1.0.23</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8E33C7D" w15:done="0"/>
  <w15:commentEx w15:paraId="75435B01" w15:done="0"/>
  <w15:commentEx w15:paraId="29CC280A" w15:done="0"/>
  <w15:commentEx w15:paraId="1CF6F60E" w15:done="0"/>
  <w15:commentEx w15:paraId="40E8E0B1" w15:done="0"/>
  <w15:commentEx w15:paraId="3BCB7DA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01A525" w14:textId="77777777" w:rsidR="009519A3" w:rsidRDefault="009519A3" w:rsidP="00282A6D">
      <w:pPr>
        <w:spacing w:after="0" w:line="240" w:lineRule="auto"/>
      </w:pPr>
      <w:r>
        <w:separator/>
      </w:r>
    </w:p>
  </w:endnote>
  <w:endnote w:type="continuationSeparator" w:id="0">
    <w:p w14:paraId="4EE49495" w14:textId="77777777" w:rsidR="009519A3" w:rsidRDefault="009519A3" w:rsidP="00282A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CF1BC6" w14:textId="77777777" w:rsidR="00B41617" w:rsidRDefault="00B41617" w:rsidP="00517B29">
    <w:pPr>
      <w:pStyle w:val="Footer"/>
      <w:framePr w:wrap="around" w:vAnchor="text" w:hAnchor="margin" w:xAlign="right" w:y="1"/>
      <w:rPr>
        <w:rStyle w:val="PageNumber"/>
        <w:rFonts w:ascii="Arial" w:hAnsi="Arial"/>
      </w:rPr>
    </w:pPr>
    <w:r>
      <w:rPr>
        <w:rStyle w:val="PageNumber"/>
        <w:rFonts w:ascii="Arial" w:hAnsi="Arial"/>
      </w:rPr>
      <w:fldChar w:fldCharType="begin"/>
    </w:r>
    <w:r>
      <w:rPr>
        <w:rStyle w:val="PageNumber"/>
        <w:rFonts w:ascii="Arial" w:hAnsi="Arial"/>
      </w:rPr>
      <w:instrText xml:space="preserve">PAGE  </w:instrText>
    </w:r>
    <w:r>
      <w:rPr>
        <w:rStyle w:val="PageNumber"/>
        <w:rFonts w:ascii="Arial" w:hAnsi="Arial"/>
      </w:rPr>
      <w:fldChar w:fldCharType="separate"/>
    </w:r>
    <w:r w:rsidR="008C5C30">
      <w:rPr>
        <w:rStyle w:val="PageNumber"/>
        <w:rFonts w:ascii="Arial" w:hAnsi="Arial"/>
        <w:noProof/>
      </w:rPr>
      <w:t>38</w:t>
    </w:r>
    <w:r>
      <w:rPr>
        <w:rStyle w:val="PageNumber"/>
        <w:rFonts w:ascii="Arial" w:hAnsi="Arial"/>
      </w:rPr>
      <w:fldChar w:fldCharType="end"/>
    </w:r>
  </w:p>
  <w:p w14:paraId="41694AF4" w14:textId="77777777" w:rsidR="00B41617" w:rsidRPr="00D35070" w:rsidRDefault="00B41617" w:rsidP="00517B29">
    <w:pPr>
      <w:pStyle w:val="DocTitle"/>
      <w:keepLines w:val="0"/>
      <w:pBdr>
        <w:top w:val="single" w:sz="4" w:space="1" w:color="auto"/>
      </w:pBdr>
      <w:spacing w:after="120" w:line="240" w:lineRule="auto"/>
      <w:ind w:right="360"/>
      <w:jc w:val="right"/>
      <w:rPr>
        <w:color w:val="808080"/>
        <w:sz w:val="20"/>
      </w:rPr>
    </w:pPr>
    <w:r>
      <w:rPr>
        <w:noProof/>
        <w:lang w:val="en-NZ" w:eastAsia="en-NZ"/>
      </w:rPr>
      <w:drawing>
        <wp:anchor distT="0" distB="0" distL="114300" distR="114300" simplePos="0" relativeHeight="251696640" behindDoc="0" locked="0" layoutInCell="1" allowOverlap="1" wp14:anchorId="5E14DF19" wp14:editId="7A4F02AD">
          <wp:simplePos x="0" y="0"/>
          <wp:positionH relativeFrom="margin">
            <wp:posOffset>-729773</wp:posOffset>
          </wp:positionH>
          <wp:positionV relativeFrom="paragraph">
            <wp:posOffset>254000</wp:posOffset>
          </wp:positionV>
          <wp:extent cx="2252740" cy="573556"/>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RE Logo.tif"/>
                  <pic:cNvPicPr/>
                </pic:nvPicPr>
                <pic:blipFill>
                  <a:blip r:embed="rId1">
                    <a:extLst>
                      <a:ext uri="{28A0092B-C50C-407E-A947-70E740481C1C}">
                        <a14:useLocalDpi xmlns:a14="http://schemas.microsoft.com/office/drawing/2010/main" val="0"/>
                      </a:ext>
                    </a:extLst>
                  </a:blip>
                  <a:stretch>
                    <a:fillRect/>
                  </a:stretch>
                </pic:blipFill>
                <pic:spPr>
                  <a:xfrm>
                    <a:off x="0" y="0"/>
                    <a:ext cx="2252740" cy="573556"/>
                  </a:xfrm>
                  <a:prstGeom prst="rect">
                    <a:avLst/>
                  </a:prstGeom>
                </pic:spPr>
              </pic:pic>
            </a:graphicData>
          </a:graphic>
          <wp14:sizeRelH relativeFrom="margin">
            <wp14:pctWidth>0</wp14:pctWidth>
          </wp14:sizeRelH>
          <wp14:sizeRelV relativeFrom="margin">
            <wp14:pctHeight>0</wp14:pctHeight>
          </wp14:sizeRelV>
        </wp:anchor>
      </w:drawing>
    </w:r>
    <w:r>
      <w:rPr>
        <w:color w:val="808080"/>
        <w:sz w:val="20"/>
      </w:rPr>
      <w:t xml:space="preserve">CURE Documentation </w:t>
    </w:r>
  </w:p>
  <w:p w14:paraId="7F6D4C2D" w14:textId="4E84D0EE" w:rsidR="00B41617" w:rsidRPr="00CC48F4" w:rsidRDefault="00B41617" w:rsidP="00F441B6">
    <w:pPr>
      <w:pStyle w:val="DocTitle"/>
      <w:keepLines w:val="0"/>
      <w:pBdr>
        <w:top w:val="single" w:sz="4" w:space="1" w:color="auto"/>
      </w:pBdr>
      <w:spacing w:after="120" w:line="240" w:lineRule="auto"/>
      <w:ind w:right="360"/>
      <w:jc w:val="right"/>
      <w:rPr>
        <w:b w:val="0"/>
        <w:color w:val="808080"/>
        <w:sz w:val="20"/>
      </w:rPr>
    </w:pPr>
    <w:proofErr w:type="spellStart"/>
    <w:r w:rsidRPr="00927748">
      <w:rPr>
        <w:b w:val="0"/>
        <w:color w:val="808080"/>
        <w:sz w:val="20"/>
      </w:rPr>
      <w:t>Optimising</w:t>
    </w:r>
    <w:proofErr w:type="spellEnd"/>
    <w:r w:rsidRPr="00927748">
      <w:rPr>
        <w:b w:val="0"/>
        <w:color w:val="808080"/>
        <w:sz w:val="20"/>
      </w:rPr>
      <w:t xml:space="preserve"> mechanical ventilation</w:t>
    </w:r>
    <w:r>
      <w:rPr>
        <w:b w:val="0"/>
        <w:color w:val="808080"/>
        <w:sz w:val="20"/>
      </w:rPr>
      <w:t xml:space="preserve"> in ICU </w:t>
    </w:r>
    <w:proofErr w:type="spellStart"/>
    <w:r>
      <w:rPr>
        <w:b w:val="0"/>
        <w:color w:val="808080"/>
        <w:sz w:val="20"/>
      </w:rPr>
      <w:t>Ver</w:t>
    </w:r>
    <w:proofErr w:type="spellEnd"/>
    <w:r>
      <w:rPr>
        <w:b w:val="0"/>
        <w:color w:val="808080"/>
        <w:sz w:val="20"/>
      </w:rPr>
      <w:t xml:space="preserve"> 6.7, 16</w:t>
    </w:r>
    <w:r w:rsidRPr="00927748">
      <w:rPr>
        <w:b w:val="0"/>
        <w:color w:val="808080"/>
        <w:sz w:val="20"/>
        <w:vertAlign w:val="superscript"/>
      </w:rPr>
      <w:t>th</w:t>
    </w:r>
    <w:r>
      <w:rPr>
        <w:b w:val="0"/>
        <w:color w:val="808080"/>
        <w:sz w:val="20"/>
      </w:rPr>
      <w:t xml:space="preserve"> December 2015</w:t>
    </w:r>
  </w:p>
  <w:p w14:paraId="1F105CE0" w14:textId="77777777" w:rsidR="00B41617" w:rsidRDefault="00B4161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C9C656" w14:textId="77777777" w:rsidR="009519A3" w:rsidRDefault="009519A3" w:rsidP="00282A6D">
      <w:pPr>
        <w:spacing w:after="0" w:line="240" w:lineRule="auto"/>
      </w:pPr>
      <w:r>
        <w:separator/>
      </w:r>
    </w:p>
  </w:footnote>
  <w:footnote w:type="continuationSeparator" w:id="0">
    <w:p w14:paraId="69A1CFD5" w14:textId="77777777" w:rsidR="009519A3" w:rsidRDefault="009519A3" w:rsidP="00282A6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B0E4DC" w14:textId="77777777" w:rsidR="00B41617" w:rsidRDefault="00B41617">
    <w:pPr>
      <w:pStyle w:val="Header"/>
    </w:pPr>
    <w:r>
      <w:rPr>
        <w:noProof/>
        <w:lang w:eastAsia="en-NZ"/>
      </w:rPr>
      <w:drawing>
        <wp:anchor distT="0" distB="0" distL="114300" distR="114300" simplePos="0" relativeHeight="251617792" behindDoc="0" locked="0" layoutInCell="1" allowOverlap="1" wp14:anchorId="393EB26C" wp14:editId="354FABBB">
          <wp:simplePos x="0" y="0"/>
          <wp:positionH relativeFrom="margin">
            <wp:posOffset>4953635</wp:posOffset>
          </wp:positionH>
          <wp:positionV relativeFrom="paragraph">
            <wp:posOffset>-328930</wp:posOffset>
          </wp:positionV>
          <wp:extent cx="774877" cy="619125"/>
          <wp:effectExtent l="0" t="0" r="6350" b="0"/>
          <wp:wrapNone/>
          <wp:docPr id="2" name="Picture 2" descr="http://ensoc.com/wp-content/uploads/2013/04/Canterbury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ensoc.com/wp-content/uploads/2013/04/Canterbury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4877" cy="6191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NZ"/>
      </w:rPr>
      <w:drawing>
        <wp:anchor distT="0" distB="0" distL="114300" distR="114300" simplePos="0" relativeHeight="251616768" behindDoc="0" locked="0" layoutInCell="1" allowOverlap="0" wp14:anchorId="4C7BFE3F" wp14:editId="4BD5A482">
          <wp:simplePos x="0" y="0"/>
          <wp:positionH relativeFrom="margin">
            <wp:align>left</wp:align>
          </wp:positionH>
          <wp:positionV relativeFrom="paragraph">
            <wp:posOffset>-325755</wp:posOffset>
          </wp:positionV>
          <wp:extent cx="1285875" cy="577407"/>
          <wp:effectExtent l="0" t="0" r="0" b="0"/>
          <wp:wrapNone/>
          <wp:docPr id="1" name="Picture 1" descr="logo300_4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300_4x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90175" cy="579338"/>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D4BB4"/>
    <w:multiLevelType w:val="hybridMultilevel"/>
    <w:tmpl w:val="38D23938"/>
    <w:lvl w:ilvl="0" w:tplc="1EE4661A">
      <w:start w:val="1"/>
      <w:numFmt w:val="decimal"/>
      <w:lvlText w:val="%1."/>
      <w:lvlJc w:val="left"/>
      <w:pPr>
        <w:ind w:left="720" w:hanging="360"/>
      </w:pPr>
    </w:lvl>
    <w:lvl w:ilvl="1" w:tplc="A7944C9A">
      <w:start w:val="1"/>
      <w:numFmt w:val="lowerLetter"/>
      <w:lvlText w:val="%2."/>
      <w:lvlJc w:val="left"/>
      <w:pPr>
        <w:ind w:left="1440" w:hanging="360"/>
      </w:pPr>
      <w:rPr>
        <w:rFonts w:ascii="Calibri" w:eastAsia="Calibri" w:hAnsi="Calibri" w:cs="Times New Roman"/>
      </w:rPr>
    </w:lvl>
    <w:lvl w:ilvl="2" w:tplc="E9C2671C">
      <w:start w:val="1"/>
      <w:numFmt w:val="lowerRoman"/>
      <w:lvlText w:val="%3."/>
      <w:lvlJc w:val="right"/>
      <w:pPr>
        <w:ind w:left="2160" w:hanging="180"/>
      </w:pPr>
    </w:lvl>
    <w:lvl w:ilvl="3" w:tplc="24449460">
      <w:start w:val="1"/>
      <w:numFmt w:val="decimal"/>
      <w:lvlText w:val="%4."/>
      <w:lvlJc w:val="left"/>
      <w:pPr>
        <w:ind w:left="2880" w:hanging="360"/>
      </w:pPr>
    </w:lvl>
    <w:lvl w:ilvl="4" w:tplc="8E6410D0">
      <w:start w:val="1"/>
      <w:numFmt w:val="lowerLetter"/>
      <w:lvlText w:val="%5."/>
      <w:lvlJc w:val="left"/>
      <w:pPr>
        <w:ind w:left="3600" w:hanging="360"/>
      </w:pPr>
    </w:lvl>
    <w:lvl w:ilvl="5" w:tplc="701EC3D6">
      <w:start w:val="1"/>
      <w:numFmt w:val="lowerRoman"/>
      <w:lvlText w:val="%6."/>
      <w:lvlJc w:val="right"/>
      <w:pPr>
        <w:ind w:left="4320" w:hanging="180"/>
      </w:pPr>
    </w:lvl>
    <w:lvl w:ilvl="6" w:tplc="88281098">
      <w:start w:val="1"/>
      <w:numFmt w:val="decimal"/>
      <w:lvlText w:val="%7."/>
      <w:lvlJc w:val="left"/>
      <w:pPr>
        <w:ind w:left="5040" w:hanging="360"/>
      </w:pPr>
    </w:lvl>
    <w:lvl w:ilvl="7" w:tplc="0D908AA4">
      <w:start w:val="1"/>
      <w:numFmt w:val="lowerLetter"/>
      <w:lvlText w:val="%8."/>
      <w:lvlJc w:val="left"/>
      <w:pPr>
        <w:ind w:left="5760" w:hanging="360"/>
      </w:pPr>
    </w:lvl>
    <w:lvl w:ilvl="8" w:tplc="19007EB4">
      <w:start w:val="1"/>
      <w:numFmt w:val="lowerRoman"/>
      <w:lvlText w:val="%9."/>
      <w:lvlJc w:val="right"/>
      <w:pPr>
        <w:ind w:left="6480" w:hanging="180"/>
      </w:pPr>
    </w:lvl>
  </w:abstractNum>
  <w:abstractNum w:abstractNumId="1" w15:restartNumberingAfterBreak="0">
    <w:nsid w:val="02AB0F5C"/>
    <w:multiLevelType w:val="hybridMultilevel"/>
    <w:tmpl w:val="C8702CA8"/>
    <w:lvl w:ilvl="0" w:tplc="1409000F">
      <w:start w:val="1"/>
      <w:numFmt w:val="decimal"/>
      <w:lvlText w:val="%1."/>
      <w:lvlJc w:val="left"/>
      <w:pPr>
        <w:ind w:left="720" w:hanging="360"/>
      </w:pPr>
    </w:lvl>
    <w:lvl w:ilvl="1" w:tplc="B9660270">
      <w:start w:val="1"/>
      <w:numFmt w:val="lowerRoman"/>
      <w:lvlText w:val="(%2)"/>
      <w:lvlJc w:val="left"/>
      <w:pPr>
        <w:ind w:left="1440" w:hanging="360"/>
      </w:pPr>
      <w:rPr>
        <w:rFonts w:hint="default"/>
      </w:rPr>
    </w:lvl>
    <w:lvl w:ilvl="2" w:tplc="14090019">
      <w:start w:val="1"/>
      <w:numFmt w:val="lowerLetter"/>
      <w:lvlText w:val="%3."/>
      <w:lvlJc w:val="left"/>
      <w:pPr>
        <w:ind w:left="2160" w:hanging="180"/>
      </w:pPr>
    </w:lvl>
    <w:lvl w:ilvl="3" w:tplc="1409000F">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07F1673D"/>
    <w:multiLevelType w:val="hybridMultilevel"/>
    <w:tmpl w:val="24DEB4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86C3FBC"/>
    <w:multiLevelType w:val="hybridMultilevel"/>
    <w:tmpl w:val="9A1EEFD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0B5205A4"/>
    <w:multiLevelType w:val="hybridMultilevel"/>
    <w:tmpl w:val="150E26A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0BA914AA"/>
    <w:multiLevelType w:val="hybridMultilevel"/>
    <w:tmpl w:val="EE609F0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10193A84"/>
    <w:multiLevelType w:val="hybridMultilevel"/>
    <w:tmpl w:val="0DB42A80"/>
    <w:lvl w:ilvl="0" w:tplc="481A8B0E">
      <w:start w:val="1"/>
      <w:numFmt w:val="decimal"/>
      <w:lvlText w:val="%1."/>
      <w:lvlJc w:val="left"/>
      <w:pPr>
        <w:ind w:left="1080" w:hanging="72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 w15:restartNumberingAfterBreak="0">
    <w:nsid w:val="1186072B"/>
    <w:multiLevelType w:val="hybridMultilevel"/>
    <w:tmpl w:val="3710F354"/>
    <w:lvl w:ilvl="0" w:tplc="1409000F">
      <w:start w:val="1"/>
      <w:numFmt w:val="decimal"/>
      <w:lvlText w:val="%1."/>
      <w:lvlJc w:val="left"/>
      <w:pPr>
        <w:ind w:left="720" w:hanging="360"/>
      </w:pPr>
      <w:rPr>
        <w:rFonts w:hint="default"/>
        <w:b w:val="0"/>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 w15:restartNumberingAfterBreak="0">
    <w:nsid w:val="15B9042A"/>
    <w:multiLevelType w:val="hybridMultilevel"/>
    <w:tmpl w:val="0180E6D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16F74420"/>
    <w:multiLevelType w:val="hybridMultilevel"/>
    <w:tmpl w:val="914222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1B3D26AD"/>
    <w:multiLevelType w:val="hybridMultilevel"/>
    <w:tmpl w:val="0930B47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24080BD6"/>
    <w:multiLevelType w:val="hybridMultilevel"/>
    <w:tmpl w:val="65D8A718"/>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2" w15:restartNumberingAfterBreak="0">
    <w:nsid w:val="255730A7"/>
    <w:multiLevelType w:val="hybridMultilevel"/>
    <w:tmpl w:val="325C3E00"/>
    <w:lvl w:ilvl="0" w:tplc="481A8B0E">
      <w:start w:val="1"/>
      <w:numFmt w:val="decimal"/>
      <w:lvlText w:val="%1."/>
      <w:lvlJc w:val="left"/>
      <w:pPr>
        <w:ind w:left="1080" w:hanging="72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15:restartNumberingAfterBreak="0">
    <w:nsid w:val="291308F0"/>
    <w:multiLevelType w:val="hybridMultilevel"/>
    <w:tmpl w:val="C82273B6"/>
    <w:lvl w:ilvl="0" w:tplc="481A8B0E">
      <w:start w:val="1"/>
      <w:numFmt w:val="decimal"/>
      <w:lvlText w:val="%1."/>
      <w:lvlJc w:val="left"/>
      <w:pPr>
        <w:ind w:left="1080" w:hanging="72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 w15:restartNumberingAfterBreak="0">
    <w:nsid w:val="2F00420D"/>
    <w:multiLevelType w:val="hybridMultilevel"/>
    <w:tmpl w:val="561870EA"/>
    <w:lvl w:ilvl="0" w:tplc="1409000F">
      <w:start w:val="1"/>
      <w:numFmt w:val="decimal"/>
      <w:lvlText w:val="%1."/>
      <w:lvlJc w:val="left"/>
      <w:pPr>
        <w:ind w:left="1080" w:hanging="360"/>
      </w:p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5" w15:restartNumberingAfterBreak="0">
    <w:nsid w:val="30323BEF"/>
    <w:multiLevelType w:val="hybridMultilevel"/>
    <w:tmpl w:val="1D0A88D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6" w15:restartNumberingAfterBreak="0">
    <w:nsid w:val="36A92BE8"/>
    <w:multiLevelType w:val="hybridMultilevel"/>
    <w:tmpl w:val="47284DF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391634E0"/>
    <w:multiLevelType w:val="hybridMultilevel"/>
    <w:tmpl w:val="81C03184"/>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8" w15:restartNumberingAfterBreak="0">
    <w:nsid w:val="3DCE56E6"/>
    <w:multiLevelType w:val="hybridMultilevel"/>
    <w:tmpl w:val="F040638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3EE8163C"/>
    <w:multiLevelType w:val="hybridMultilevel"/>
    <w:tmpl w:val="8586E3E4"/>
    <w:lvl w:ilvl="0" w:tplc="481A8B0E">
      <w:start w:val="1"/>
      <w:numFmt w:val="decimal"/>
      <w:lvlText w:val="%1."/>
      <w:lvlJc w:val="left"/>
      <w:pPr>
        <w:ind w:left="1080" w:hanging="72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0" w15:restartNumberingAfterBreak="0">
    <w:nsid w:val="485E1070"/>
    <w:multiLevelType w:val="hybridMultilevel"/>
    <w:tmpl w:val="1C4A9A7E"/>
    <w:lvl w:ilvl="0" w:tplc="68CCBDBA">
      <w:start w:val="1"/>
      <w:numFmt w:val="lowerLetter"/>
      <w:lvlText w:val="%1)"/>
      <w:lvlJc w:val="left"/>
      <w:pPr>
        <w:ind w:left="108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1" w15:restartNumberingAfterBreak="0">
    <w:nsid w:val="4A3D4561"/>
    <w:multiLevelType w:val="hybridMultilevel"/>
    <w:tmpl w:val="B338F6D4"/>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4D9A6082"/>
    <w:multiLevelType w:val="hybridMultilevel"/>
    <w:tmpl w:val="6AB8A51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53B1621D"/>
    <w:multiLevelType w:val="hybridMultilevel"/>
    <w:tmpl w:val="9DC2B74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55124FA5"/>
    <w:multiLevelType w:val="hybridMultilevel"/>
    <w:tmpl w:val="6A60812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55BE1CDB"/>
    <w:multiLevelType w:val="hybridMultilevel"/>
    <w:tmpl w:val="61882A06"/>
    <w:lvl w:ilvl="0" w:tplc="14090015">
      <w:start w:val="1"/>
      <w:numFmt w:val="upperLetter"/>
      <w:lvlText w:val="%1."/>
      <w:lvlJc w:val="left"/>
      <w:pPr>
        <w:ind w:left="720" w:hanging="360"/>
      </w:pPr>
    </w:lvl>
    <w:lvl w:ilvl="1" w:tplc="1409000F">
      <w:start w:val="1"/>
      <w:numFmt w:val="decimal"/>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6" w15:restartNumberingAfterBreak="0">
    <w:nsid w:val="5BD12D7C"/>
    <w:multiLevelType w:val="hybridMultilevel"/>
    <w:tmpl w:val="34E809E8"/>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5C847219"/>
    <w:multiLevelType w:val="hybridMultilevel"/>
    <w:tmpl w:val="4FB2D19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8" w15:restartNumberingAfterBreak="0">
    <w:nsid w:val="613A39EE"/>
    <w:multiLevelType w:val="hybridMultilevel"/>
    <w:tmpl w:val="55E224F4"/>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9" w15:restartNumberingAfterBreak="0">
    <w:nsid w:val="68F5471C"/>
    <w:multiLevelType w:val="hybridMultilevel"/>
    <w:tmpl w:val="72A6B972"/>
    <w:lvl w:ilvl="0" w:tplc="14090015">
      <w:start w:val="1"/>
      <w:numFmt w:val="upperLetter"/>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0" w15:restartNumberingAfterBreak="0">
    <w:nsid w:val="690826B4"/>
    <w:multiLevelType w:val="hybridMultilevel"/>
    <w:tmpl w:val="039E42B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1" w15:restartNumberingAfterBreak="0">
    <w:nsid w:val="6D373503"/>
    <w:multiLevelType w:val="hybridMultilevel"/>
    <w:tmpl w:val="C100C198"/>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2" w15:restartNumberingAfterBreak="0">
    <w:nsid w:val="6E243BEF"/>
    <w:multiLevelType w:val="hybridMultilevel"/>
    <w:tmpl w:val="E8802DE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3" w15:restartNumberingAfterBreak="0">
    <w:nsid w:val="714403D6"/>
    <w:multiLevelType w:val="hybridMultilevel"/>
    <w:tmpl w:val="AD06436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4" w15:restartNumberingAfterBreak="0">
    <w:nsid w:val="72CC3C8B"/>
    <w:multiLevelType w:val="hybridMultilevel"/>
    <w:tmpl w:val="2196CFEE"/>
    <w:lvl w:ilvl="0" w:tplc="14090001">
      <w:start w:val="1"/>
      <w:numFmt w:val="bullet"/>
      <w:lvlText w:val=""/>
      <w:lvlJc w:val="left"/>
      <w:pPr>
        <w:ind w:left="1800" w:hanging="360"/>
      </w:pPr>
      <w:rPr>
        <w:rFonts w:ascii="Symbol" w:hAnsi="Symbol" w:hint="default"/>
      </w:rPr>
    </w:lvl>
    <w:lvl w:ilvl="1" w:tplc="14090003" w:tentative="1">
      <w:start w:val="1"/>
      <w:numFmt w:val="bullet"/>
      <w:lvlText w:val="o"/>
      <w:lvlJc w:val="left"/>
      <w:pPr>
        <w:ind w:left="2520" w:hanging="360"/>
      </w:pPr>
      <w:rPr>
        <w:rFonts w:ascii="Courier New" w:hAnsi="Courier New" w:cs="Courier New" w:hint="default"/>
      </w:rPr>
    </w:lvl>
    <w:lvl w:ilvl="2" w:tplc="14090005" w:tentative="1">
      <w:start w:val="1"/>
      <w:numFmt w:val="bullet"/>
      <w:lvlText w:val=""/>
      <w:lvlJc w:val="left"/>
      <w:pPr>
        <w:ind w:left="3240" w:hanging="360"/>
      </w:pPr>
      <w:rPr>
        <w:rFonts w:ascii="Wingdings" w:hAnsi="Wingdings" w:hint="default"/>
      </w:rPr>
    </w:lvl>
    <w:lvl w:ilvl="3" w:tplc="14090001" w:tentative="1">
      <w:start w:val="1"/>
      <w:numFmt w:val="bullet"/>
      <w:lvlText w:val=""/>
      <w:lvlJc w:val="left"/>
      <w:pPr>
        <w:ind w:left="3960" w:hanging="360"/>
      </w:pPr>
      <w:rPr>
        <w:rFonts w:ascii="Symbol" w:hAnsi="Symbol" w:hint="default"/>
      </w:rPr>
    </w:lvl>
    <w:lvl w:ilvl="4" w:tplc="14090003" w:tentative="1">
      <w:start w:val="1"/>
      <w:numFmt w:val="bullet"/>
      <w:lvlText w:val="o"/>
      <w:lvlJc w:val="left"/>
      <w:pPr>
        <w:ind w:left="4680" w:hanging="360"/>
      </w:pPr>
      <w:rPr>
        <w:rFonts w:ascii="Courier New" w:hAnsi="Courier New" w:cs="Courier New" w:hint="default"/>
      </w:rPr>
    </w:lvl>
    <w:lvl w:ilvl="5" w:tplc="14090005" w:tentative="1">
      <w:start w:val="1"/>
      <w:numFmt w:val="bullet"/>
      <w:lvlText w:val=""/>
      <w:lvlJc w:val="left"/>
      <w:pPr>
        <w:ind w:left="5400" w:hanging="360"/>
      </w:pPr>
      <w:rPr>
        <w:rFonts w:ascii="Wingdings" w:hAnsi="Wingdings" w:hint="default"/>
      </w:rPr>
    </w:lvl>
    <w:lvl w:ilvl="6" w:tplc="14090001" w:tentative="1">
      <w:start w:val="1"/>
      <w:numFmt w:val="bullet"/>
      <w:lvlText w:val=""/>
      <w:lvlJc w:val="left"/>
      <w:pPr>
        <w:ind w:left="6120" w:hanging="360"/>
      </w:pPr>
      <w:rPr>
        <w:rFonts w:ascii="Symbol" w:hAnsi="Symbol" w:hint="default"/>
      </w:rPr>
    </w:lvl>
    <w:lvl w:ilvl="7" w:tplc="14090003" w:tentative="1">
      <w:start w:val="1"/>
      <w:numFmt w:val="bullet"/>
      <w:lvlText w:val="o"/>
      <w:lvlJc w:val="left"/>
      <w:pPr>
        <w:ind w:left="6840" w:hanging="360"/>
      </w:pPr>
      <w:rPr>
        <w:rFonts w:ascii="Courier New" w:hAnsi="Courier New" w:cs="Courier New" w:hint="default"/>
      </w:rPr>
    </w:lvl>
    <w:lvl w:ilvl="8" w:tplc="14090005" w:tentative="1">
      <w:start w:val="1"/>
      <w:numFmt w:val="bullet"/>
      <w:lvlText w:val=""/>
      <w:lvlJc w:val="left"/>
      <w:pPr>
        <w:ind w:left="7560" w:hanging="360"/>
      </w:pPr>
      <w:rPr>
        <w:rFonts w:ascii="Wingdings" w:hAnsi="Wingdings" w:hint="default"/>
      </w:rPr>
    </w:lvl>
  </w:abstractNum>
  <w:abstractNum w:abstractNumId="35" w15:restartNumberingAfterBreak="0">
    <w:nsid w:val="74A4101F"/>
    <w:multiLevelType w:val="hybridMultilevel"/>
    <w:tmpl w:val="4C96ACF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6" w15:restartNumberingAfterBreak="0">
    <w:nsid w:val="74AD6953"/>
    <w:multiLevelType w:val="hybridMultilevel"/>
    <w:tmpl w:val="F42828C2"/>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7" w15:restartNumberingAfterBreak="0">
    <w:nsid w:val="75772AC3"/>
    <w:multiLevelType w:val="hybridMultilevel"/>
    <w:tmpl w:val="57A0F9B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8" w15:restartNumberingAfterBreak="0">
    <w:nsid w:val="7C4D649D"/>
    <w:multiLevelType w:val="hybridMultilevel"/>
    <w:tmpl w:val="68BC4E1E"/>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9" w15:restartNumberingAfterBreak="0">
    <w:nsid w:val="7C9778EE"/>
    <w:multiLevelType w:val="hybridMultilevel"/>
    <w:tmpl w:val="4AB0A27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0" w15:restartNumberingAfterBreak="0">
    <w:nsid w:val="7FED05E0"/>
    <w:multiLevelType w:val="hybridMultilevel"/>
    <w:tmpl w:val="08BED9C0"/>
    <w:lvl w:ilvl="0" w:tplc="481A8B0E">
      <w:start w:val="1"/>
      <w:numFmt w:val="decimal"/>
      <w:lvlText w:val="%1."/>
      <w:lvlJc w:val="left"/>
      <w:pPr>
        <w:ind w:left="1080" w:hanging="72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0"/>
  </w:num>
  <w:num w:numId="2">
    <w:abstractNumId w:val="18"/>
  </w:num>
  <w:num w:numId="3">
    <w:abstractNumId w:val="36"/>
  </w:num>
  <w:num w:numId="4">
    <w:abstractNumId w:val="28"/>
  </w:num>
  <w:num w:numId="5">
    <w:abstractNumId w:val="26"/>
  </w:num>
  <w:num w:numId="6">
    <w:abstractNumId w:val="35"/>
  </w:num>
  <w:num w:numId="7">
    <w:abstractNumId w:val="15"/>
  </w:num>
  <w:num w:numId="8">
    <w:abstractNumId w:val="30"/>
  </w:num>
  <w:num w:numId="9">
    <w:abstractNumId w:val="16"/>
  </w:num>
  <w:num w:numId="10">
    <w:abstractNumId w:val="5"/>
  </w:num>
  <w:num w:numId="11">
    <w:abstractNumId w:val="9"/>
  </w:num>
  <w:num w:numId="12">
    <w:abstractNumId w:val="23"/>
  </w:num>
  <w:num w:numId="13">
    <w:abstractNumId w:val="10"/>
  </w:num>
  <w:num w:numId="14">
    <w:abstractNumId w:val="22"/>
  </w:num>
  <w:num w:numId="15">
    <w:abstractNumId w:val="33"/>
  </w:num>
  <w:num w:numId="16">
    <w:abstractNumId w:val="17"/>
  </w:num>
  <w:num w:numId="17">
    <w:abstractNumId w:val="29"/>
  </w:num>
  <w:num w:numId="18">
    <w:abstractNumId w:val="25"/>
  </w:num>
  <w:num w:numId="19">
    <w:abstractNumId w:val="1"/>
  </w:num>
  <w:num w:numId="20">
    <w:abstractNumId w:val="38"/>
  </w:num>
  <w:num w:numId="21">
    <w:abstractNumId w:val="14"/>
  </w:num>
  <w:num w:numId="22">
    <w:abstractNumId w:val="40"/>
  </w:num>
  <w:num w:numId="23">
    <w:abstractNumId w:val="19"/>
  </w:num>
  <w:num w:numId="24">
    <w:abstractNumId w:val="13"/>
  </w:num>
  <w:num w:numId="25">
    <w:abstractNumId w:val="12"/>
  </w:num>
  <w:num w:numId="26">
    <w:abstractNumId w:val="6"/>
  </w:num>
  <w:num w:numId="27">
    <w:abstractNumId w:val="2"/>
  </w:num>
  <w:num w:numId="28">
    <w:abstractNumId w:val="34"/>
  </w:num>
  <w:num w:numId="29">
    <w:abstractNumId w:val="3"/>
  </w:num>
  <w:num w:numId="30">
    <w:abstractNumId w:val="20"/>
  </w:num>
  <w:num w:numId="31">
    <w:abstractNumId w:val="24"/>
  </w:num>
  <w:num w:numId="32">
    <w:abstractNumId w:val="32"/>
  </w:num>
  <w:num w:numId="33">
    <w:abstractNumId w:val="21"/>
  </w:num>
  <w:num w:numId="34">
    <w:abstractNumId w:val="4"/>
  </w:num>
  <w:num w:numId="35">
    <w:abstractNumId w:val="31"/>
  </w:num>
  <w:num w:numId="36">
    <w:abstractNumId w:val="11"/>
  </w:num>
  <w:num w:numId="37">
    <w:abstractNumId w:val="8"/>
  </w:num>
  <w:num w:numId="38">
    <w:abstractNumId w:val="39"/>
  </w:num>
  <w:num w:numId="39">
    <w:abstractNumId w:val="37"/>
  </w:num>
  <w:num w:numId="40">
    <w:abstractNumId w:val="7"/>
  </w:num>
  <w:num w:numId="41">
    <w:abstractNumId w:val="27"/>
  </w:num>
  <w:numIdMacAtCleanup w:val="3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hiew Yeong Shiong">
    <w15:presenceInfo w15:providerId="AD" w15:userId="S-1-5-21-790525478-436374069-1343024091-51510"/>
  </w15:person>
  <w15:person w15:author="Kyeong Kim">
    <w15:presenceInfo w15:providerId="AD" w15:userId="S-1-5-21-966204143-746932690-11539462-1788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wxdr0evsnr9ppgerwwupvwvotzzzffrvvwzd&quot;&gt;My EndNote Library Copy&lt;record-ids&gt;&lt;item&gt;14&lt;/item&gt;&lt;item&gt;106&lt;/item&gt;&lt;item&gt;156&lt;/item&gt;&lt;item&gt;180&lt;/item&gt;&lt;item&gt;181&lt;/item&gt;&lt;item&gt;185&lt;/item&gt;&lt;item&gt;190&lt;/item&gt;&lt;item&gt;260&lt;/item&gt;&lt;item&gt;292&lt;/item&gt;&lt;item&gt;295&lt;/item&gt;&lt;item&gt;297&lt;/item&gt;&lt;item&gt;469&lt;/item&gt;&lt;item&gt;502&lt;/item&gt;&lt;item&gt;588&lt;/item&gt;&lt;item&gt;594&lt;/item&gt;&lt;item&gt;624&lt;/item&gt;&lt;item&gt;639&lt;/item&gt;&lt;item&gt;705&lt;/item&gt;&lt;item&gt;730&lt;/item&gt;&lt;item&gt;840&lt;/item&gt;&lt;item&gt;974&lt;/item&gt;&lt;item&gt;1126&lt;/item&gt;&lt;item&gt;1129&lt;/item&gt;&lt;item&gt;1335&lt;/item&gt;&lt;item&gt;1348&lt;/item&gt;&lt;item&gt;1361&lt;/item&gt;&lt;item&gt;1554&lt;/item&gt;&lt;item&gt;2486&lt;/item&gt;&lt;item&gt;2611&lt;/item&gt;&lt;/record-ids&gt;&lt;/item&gt;&lt;/Libraries&gt;"/>
  </w:docVars>
  <w:rsids>
    <w:rsidRoot w:val="00E46DE5"/>
    <w:rsid w:val="00001BA0"/>
    <w:rsid w:val="00003535"/>
    <w:rsid w:val="00005D6A"/>
    <w:rsid w:val="000069C4"/>
    <w:rsid w:val="00011145"/>
    <w:rsid w:val="00015A4B"/>
    <w:rsid w:val="000235A0"/>
    <w:rsid w:val="0002674E"/>
    <w:rsid w:val="00032324"/>
    <w:rsid w:val="00034405"/>
    <w:rsid w:val="00041B1C"/>
    <w:rsid w:val="00044C24"/>
    <w:rsid w:val="00061B27"/>
    <w:rsid w:val="000676CF"/>
    <w:rsid w:val="00073C92"/>
    <w:rsid w:val="00076E30"/>
    <w:rsid w:val="00086391"/>
    <w:rsid w:val="00087ACA"/>
    <w:rsid w:val="00090AEE"/>
    <w:rsid w:val="000955BB"/>
    <w:rsid w:val="000A1396"/>
    <w:rsid w:val="000A7D64"/>
    <w:rsid w:val="000B7F41"/>
    <w:rsid w:val="000C53C3"/>
    <w:rsid w:val="000D061B"/>
    <w:rsid w:val="000D6DAA"/>
    <w:rsid w:val="000E41A8"/>
    <w:rsid w:val="000E450B"/>
    <w:rsid w:val="000F2E97"/>
    <w:rsid w:val="00112D50"/>
    <w:rsid w:val="001319D5"/>
    <w:rsid w:val="00132118"/>
    <w:rsid w:val="00154176"/>
    <w:rsid w:val="001544C6"/>
    <w:rsid w:val="0015518C"/>
    <w:rsid w:val="00155B5E"/>
    <w:rsid w:val="001633C3"/>
    <w:rsid w:val="0016610F"/>
    <w:rsid w:val="00172908"/>
    <w:rsid w:val="001738E4"/>
    <w:rsid w:val="00173E6B"/>
    <w:rsid w:val="0018589B"/>
    <w:rsid w:val="001901AB"/>
    <w:rsid w:val="00191FE6"/>
    <w:rsid w:val="00195745"/>
    <w:rsid w:val="001961D1"/>
    <w:rsid w:val="001B0165"/>
    <w:rsid w:val="001B67E3"/>
    <w:rsid w:val="001C06E7"/>
    <w:rsid w:val="001C56E4"/>
    <w:rsid w:val="001D47AD"/>
    <w:rsid w:val="001D741A"/>
    <w:rsid w:val="001E0CFD"/>
    <w:rsid w:val="001E0EBC"/>
    <w:rsid w:val="001E36C3"/>
    <w:rsid w:val="001F70F8"/>
    <w:rsid w:val="0021023D"/>
    <w:rsid w:val="00211DA4"/>
    <w:rsid w:val="00220050"/>
    <w:rsid w:val="00220DA4"/>
    <w:rsid w:val="002266BC"/>
    <w:rsid w:val="00227444"/>
    <w:rsid w:val="00227CE0"/>
    <w:rsid w:val="002402D8"/>
    <w:rsid w:val="0025319F"/>
    <w:rsid w:val="00253A5C"/>
    <w:rsid w:val="00257970"/>
    <w:rsid w:val="0027131F"/>
    <w:rsid w:val="0027265C"/>
    <w:rsid w:val="002752F7"/>
    <w:rsid w:val="00276201"/>
    <w:rsid w:val="00277B40"/>
    <w:rsid w:val="00280B43"/>
    <w:rsid w:val="00282A6D"/>
    <w:rsid w:val="0028313D"/>
    <w:rsid w:val="00285B1F"/>
    <w:rsid w:val="002931CE"/>
    <w:rsid w:val="002957DE"/>
    <w:rsid w:val="002A388D"/>
    <w:rsid w:val="002A57EF"/>
    <w:rsid w:val="002A78E5"/>
    <w:rsid w:val="002B43E2"/>
    <w:rsid w:val="002C1CD4"/>
    <w:rsid w:val="002C7981"/>
    <w:rsid w:val="002D1F7B"/>
    <w:rsid w:val="002F3823"/>
    <w:rsid w:val="002F4D1A"/>
    <w:rsid w:val="002F5E01"/>
    <w:rsid w:val="00302B58"/>
    <w:rsid w:val="00314E36"/>
    <w:rsid w:val="003265A6"/>
    <w:rsid w:val="00333D32"/>
    <w:rsid w:val="00344E74"/>
    <w:rsid w:val="00353C0E"/>
    <w:rsid w:val="003716E4"/>
    <w:rsid w:val="00382E12"/>
    <w:rsid w:val="00386D4D"/>
    <w:rsid w:val="00397C42"/>
    <w:rsid w:val="003A3455"/>
    <w:rsid w:val="003C0686"/>
    <w:rsid w:val="003C3C16"/>
    <w:rsid w:val="003D5B90"/>
    <w:rsid w:val="003D724E"/>
    <w:rsid w:val="003D75AC"/>
    <w:rsid w:val="003D7917"/>
    <w:rsid w:val="003E3E8B"/>
    <w:rsid w:val="003F0AA7"/>
    <w:rsid w:val="003F4E9F"/>
    <w:rsid w:val="0040098F"/>
    <w:rsid w:val="00401D1F"/>
    <w:rsid w:val="004049A3"/>
    <w:rsid w:val="00405379"/>
    <w:rsid w:val="00416ADF"/>
    <w:rsid w:val="0042519A"/>
    <w:rsid w:val="0042654F"/>
    <w:rsid w:val="00430DFD"/>
    <w:rsid w:val="00432178"/>
    <w:rsid w:val="004343CF"/>
    <w:rsid w:val="00436756"/>
    <w:rsid w:val="00442FC4"/>
    <w:rsid w:val="00464151"/>
    <w:rsid w:val="0046434D"/>
    <w:rsid w:val="00466864"/>
    <w:rsid w:val="00472F97"/>
    <w:rsid w:val="00474619"/>
    <w:rsid w:val="00477476"/>
    <w:rsid w:val="00481B2D"/>
    <w:rsid w:val="00484FCA"/>
    <w:rsid w:val="00485F87"/>
    <w:rsid w:val="00490FF1"/>
    <w:rsid w:val="004920EC"/>
    <w:rsid w:val="004C1763"/>
    <w:rsid w:val="004D2EA2"/>
    <w:rsid w:val="004D663D"/>
    <w:rsid w:val="004D72F3"/>
    <w:rsid w:val="004E06F2"/>
    <w:rsid w:val="004E484F"/>
    <w:rsid w:val="004F353D"/>
    <w:rsid w:val="004F75D4"/>
    <w:rsid w:val="0050130B"/>
    <w:rsid w:val="00504EF7"/>
    <w:rsid w:val="00510326"/>
    <w:rsid w:val="005140AE"/>
    <w:rsid w:val="00516D3C"/>
    <w:rsid w:val="00517B29"/>
    <w:rsid w:val="00544F45"/>
    <w:rsid w:val="005545F7"/>
    <w:rsid w:val="00555EA5"/>
    <w:rsid w:val="0055765F"/>
    <w:rsid w:val="00567E00"/>
    <w:rsid w:val="005859B4"/>
    <w:rsid w:val="005A1BA3"/>
    <w:rsid w:val="005A731C"/>
    <w:rsid w:val="005C2F6E"/>
    <w:rsid w:val="005C63F5"/>
    <w:rsid w:val="005C66B8"/>
    <w:rsid w:val="005D00C0"/>
    <w:rsid w:val="005D2A41"/>
    <w:rsid w:val="005D6137"/>
    <w:rsid w:val="005E121B"/>
    <w:rsid w:val="005E12BD"/>
    <w:rsid w:val="005F403F"/>
    <w:rsid w:val="005F6994"/>
    <w:rsid w:val="00606C4B"/>
    <w:rsid w:val="00610F2A"/>
    <w:rsid w:val="006275A3"/>
    <w:rsid w:val="006300AF"/>
    <w:rsid w:val="00630E93"/>
    <w:rsid w:val="00651467"/>
    <w:rsid w:val="006556B1"/>
    <w:rsid w:val="006568BC"/>
    <w:rsid w:val="006719EC"/>
    <w:rsid w:val="006861E7"/>
    <w:rsid w:val="006944B5"/>
    <w:rsid w:val="00697505"/>
    <w:rsid w:val="006A1FFF"/>
    <w:rsid w:val="006A57E0"/>
    <w:rsid w:val="006B2236"/>
    <w:rsid w:val="006C0786"/>
    <w:rsid w:val="006C1692"/>
    <w:rsid w:val="006E3E03"/>
    <w:rsid w:val="006E51AF"/>
    <w:rsid w:val="006F42CF"/>
    <w:rsid w:val="007119B5"/>
    <w:rsid w:val="007122BE"/>
    <w:rsid w:val="00712740"/>
    <w:rsid w:val="00721649"/>
    <w:rsid w:val="00723A81"/>
    <w:rsid w:val="00732A68"/>
    <w:rsid w:val="00734A4E"/>
    <w:rsid w:val="0073686F"/>
    <w:rsid w:val="007626C6"/>
    <w:rsid w:val="0076698D"/>
    <w:rsid w:val="00767D3C"/>
    <w:rsid w:val="007776AA"/>
    <w:rsid w:val="00780C57"/>
    <w:rsid w:val="00787B51"/>
    <w:rsid w:val="00790426"/>
    <w:rsid w:val="007B0C2C"/>
    <w:rsid w:val="007C4C22"/>
    <w:rsid w:val="007D1E0D"/>
    <w:rsid w:val="007E0ADD"/>
    <w:rsid w:val="007E5472"/>
    <w:rsid w:val="00807631"/>
    <w:rsid w:val="0081016E"/>
    <w:rsid w:val="00813AA2"/>
    <w:rsid w:val="00823B01"/>
    <w:rsid w:val="008315BB"/>
    <w:rsid w:val="008362C4"/>
    <w:rsid w:val="0083702D"/>
    <w:rsid w:val="00845548"/>
    <w:rsid w:val="008477FE"/>
    <w:rsid w:val="00852A4F"/>
    <w:rsid w:val="00870C9F"/>
    <w:rsid w:val="00876214"/>
    <w:rsid w:val="00890315"/>
    <w:rsid w:val="00890A07"/>
    <w:rsid w:val="008A21E9"/>
    <w:rsid w:val="008C3D32"/>
    <w:rsid w:val="008C3E88"/>
    <w:rsid w:val="008C5C30"/>
    <w:rsid w:val="008C6FBB"/>
    <w:rsid w:val="008D3F25"/>
    <w:rsid w:val="008E0ED9"/>
    <w:rsid w:val="008E389F"/>
    <w:rsid w:val="008E6473"/>
    <w:rsid w:val="008F7F93"/>
    <w:rsid w:val="009045CE"/>
    <w:rsid w:val="00910B0F"/>
    <w:rsid w:val="00915B3A"/>
    <w:rsid w:val="00924398"/>
    <w:rsid w:val="00927748"/>
    <w:rsid w:val="009314E1"/>
    <w:rsid w:val="00940049"/>
    <w:rsid w:val="00943C80"/>
    <w:rsid w:val="00946A45"/>
    <w:rsid w:val="009519A3"/>
    <w:rsid w:val="0095466A"/>
    <w:rsid w:val="00961FDD"/>
    <w:rsid w:val="00972613"/>
    <w:rsid w:val="009810FC"/>
    <w:rsid w:val="009836BB"/>
    <w:rsid w:val="00986F36"/>
    <w:rsid w:val="00990C20"/>
    <w:rsid w:val="00993F68"/>
    <w:rsid w:val="009A0049"/>
    <w:rsid w:val="009A4C22"/>
    <w:rsid w:val="009A561E"/>
    <w:rsid w:val="009A7D91"/>
    <w:rsid w:val="009B61BC"/>
    <w:rsid w:val="009B73C6"/>
    <w:rsid w:val="009D1D36"/>
    <w:rsid w:val="009D3AED"/>
    <w:rsid w:val="009E26EA"/>
    <w:rsid w:val="009E5920"/>
    <w:rsid w:val="009E6B5F"/>
    <w:rsid w:val="009F1FD1"/>
    <w:rsid w:val="009F50D2"/>
    <w:rsid w:val="00A039D6"/>
    <w:rsid w:val="00A118E4"/>
    <w:rsid w:val="00A14C3A"/>
    <w:rsid w:val="00A23FD7"/>
    <w:rsid w:val="00A24882"/>
    <w:rsid w:val="00A25A48"/>
    <w:rsid w:val="00A37FD3"/>
    <w:rsid w:val="00A401ED"/>
    <w:rsid w:val="00A472CF"/>
    <w:rsid w:val="00A53E56"/>
    <w:rsid w:val="00A57DFE"/>
    <w:rsid w:val="00A64B97"/>
    <w:rsid w:val="00A66DEE"/>
    <w:rsid w:val="00A6780D"/>
    <w:rsid w:val="00A74DD9"/>
    <w:rsid w:val="00A83D8F"/>
    <w:rsid w:val="00A909A1"/>
    <w:rsid w:val="00A90F81"/>
    <w:rsid w:val="00A96B40"/>
    <w:rsid w:val="00AB042E"/>
    <w:rsid w:val="00AD15B0"/>
    <w:rsid w:val="00AE0D28"/>
    <w:rsid w:val="00AE212F"/>
    <w:rsid w:val="00AF0D4B"/>
    <w:rsid w:val="00AF3767"/>
    <w:rsid w:val="00B05065"/>
    <w:rsid w:val="00B2410A"/>
    <w:rsid w:val="00B25A91"/>
    <w:rsid w:val="00B41617"/>
    <w:rsid w:val="00B51C09"/>
    <w:rsid w:val="00B54152"/>
    <w:rsid w:val="00B56B11"/>
    <w:rsid w:val="00B662FF"/>
    <w:rsid w:val="00B75556"/>
    <w:rsid w:val="00B8406C"/>
    <w:rsid w:val="00B847CE"/>
    <w:rsid w:val="00B90892"/>
    <w:rsid w:val="00B950A8"/>
    <w:rsid w:val="00BA0215"/>
    <w:rsid w:val="00BA0818"/>
    <w:rsid w:val="00BB1C79"/>
    <w:rsid w:val="00BB634C"/>
    <w:rsid w:val="00BC04D1"/>
    <w:rsid w:val="00BC0F13"/>
    <w:rsid w:val="00BC4338"/>
    <w:rsid w:val="00BD0752"/>
    <w:rsid w:val="00BE5B04"/>
    <w:rsid w:val="00BF467D"/>
    <w:rsid w:val="00C03DE9"/>
    <w:rsid w:val="00C15112"/>
    <w:rsid w:val="00C22974"/>
    <w:rsid w:val="00C24CFE"/>
    <w:rsid w:val="00C26DB3"/>
    <w:rsid w:val="00C3517D"/>
    <w:rsid w:val="00C43846"/>
    <w:rsid w:val="00C537BF"/>
    <w:rsid w:val="00C77019"/>
    <w:rsid w:val="00C85A62"/>
    <w:rsid w:val="00C8757C"/>
    <w:rsid w:val="00C951A2"/>
    <w:rsid w:val="00C96EB0"/>
    <w:rsid w:val="00CA2A5F"/>
    <w:rsid w:val="00CA3368"/>
    <w:rsid w:val="00CA5D07"/>
    <w:rsid w:val="00CA7431"/>
    <w:rsid w:val="00CB0C77"/>
    <w:rsid w:val="00CB1513"/>
    <w:rsid w:val="00CB47A7"/>
    <w:rsid w:val="00CB54C7"/>
    <w:rsid w:val="00CB7859"/>
    <w:rsid w:val="00CB7A49"/>
    <w:rsid w:val="00CC582D"/>
    <w:rsid w:val="00CD41EF"/>
    <w:rsid w:val="00CD7E95"/>
    <w:rsid w:val="00CF2D21"/>
    <w:rsid w:val="00CF4B28"/>
    <w:rsid w:val="00D03B42"/>
    <w:rsid w:val="00D10030"/>
    <w:rsid w:val="00D140F9"/>
    <w:rsid w:val="00D14B4F"/>
    <w:rsid w:val="00D15800"/>
    <w:rsid w:val="00D203ED"/>
    <w:rsid w:val="00D3253C"/>
    <w:rsid w:val="00D33AC5"/>
    <w:rsid w:val="00D33E04"/>
    <w:rsid w:val="00D35A17"/>
    <w:rsid w:val="00D551C6"/>
    <w:rsid w:val="00D627A7"/>
    <w:rsid w:val="00D63DEE"/>
    <w:rsid w:val="00D661A1"/>
    <w:rsid w:val="00D710AA"/>
    <w:rsid w:val="00D713DB"/>
    <w:rsid w:val="00D72DE2"/>
    <w:rsid w:val="00D824F8"/>
    <w:rsid w:val="00D835F4"/>
    <w:rsid w:val="00D84B3E"/>
    <w:rsid w:val="00D864E0"/>
    <w:rsid w:val="00D9037A"/>
    <w:rsid w:val="00D91EC4"/>
    <w:rsid w:val="00D920BA"/>
    <w:rsid w:val="00D9398F"/>
    <w:rsid w:val="00DA4366"/>
    <w:rsid w:val="00DA55C1"/>
    <w:rsid w:val="00DA6FB0"/>
    <w:rsid w:val="00DC6608"/>
    <w:rsid w:val="00DD0F01"/>
    <w:rsid w:val="00DD2C33"/>
    <w:rsid w:val="00DE011E"/>
    <w:rsid w:val="00DE6A5E"/>
    <w:rsid w:val="00DF099F"/>
    <w:rsid w:val="00DF139B"/>
    <w:rsid w:val="00DF3830"/>
    <w:rsid w:val="00DF5846"/>
    <w:rsid w:val="00E03F96"/>
    <w:rsid w:val="00E05A7E"/>
    <w:rsid w:val="00E119C9"/>
    <w:rsid w:val="00E153BA"/>
    <w:rsid w:val="00E31C03"/>
    <w:rsid w:val="00E3692F"/>
    <w:rsid w:val="00E40A73"/>
    <w:rsid w:val="00E41D9F"/>
    <w:rsid w:val="00E46DE5"/>
    <w:rsid w:val="00E56C88"/>
    <w:rsid w:val="00E63E49"/>
    <w:rsid w:val="00E66A2F"/>
    <w:rsid w:val="00E74FD9"/>
    <w:rsid w:val="00E7577F"/>
    <w:rsid w:val="00E779DB"/>
    <w:rsid w:val="00E81549"/>
    <w:rsid w:val="00E87654"/>
    <w:rsid w:val="00EA240E"/>
    <w:rsid w:val="00EA48E8"/>
    <w:rsid w:val="00EB6534"/>
    <w:rsid w:val="00EC3B04"/>
    <w:rsid w:val="00ED417D"/>
    <w:rsid w:val="00ED5DAB"/>
    <w:rsid w:val="00ED5DEC"/>
    <w:rsid w:val="00EE7511"/>
    <w:rsid w:val="00EF4486"/>
    <w:rsid w:val="00F04CC5"/>
    <w:rsid w:val="00F107D1"/>
    <w:rsid w:val="00F10BC7"/>
    <w:rsid w:val="00F11627"/>
    <w:rsid w:val="00F14F6C"/>
    <w:rsid w:val="00F16748"/>
    <w:rsid w:val="00F23A1B"/>
    <w:rsid w:val="00F263B1"/>
    <w:rsid w:val="00F41A82"/>
    <w:rsid w:val="00F41C01"/>
    <w:rsid w:val="00F441B6"/>
    <w:rsid w:val="00F45B5C"/>
    <w:rsid w:val="00F56D0D"/>
    <w:rsid w:val="00F6114F"/>
    <w:rsid w:val="00F74CBF"/>
    <w:rsid w:val="00F756F3"/>
    <w:rsid w:val="00F75F58"/>
    <w:rsid w:val="00F902AD"/>
    <w:rsid w:val="00FA3614"/>
    <w:rsid w:val="00FA3A8D"/>
    <w:rsid w:val="00FA4A28"/>
    <w:rsid w:val="00FA61A1"/>
    <w:rsid w:val="00FB75A8"/>
    <w:rsid w:val="00FC1F46"/>
    <w:rsid w:val="00FC1FD0"/>
    <w:rsid w:val="00FD2224"/>
    <w:rsid w:val="00FD6B0D"/>
    <w:rsid w:val="00FE383E"/>
    <w:rsid w:val="00FE6E9C"/>
    <w:rsid w:val="00FF411E"/>
  </w:rsids>
  <m:mathPr>
    <m:mathFont m:val="Cambria Math"/>
    <m:brkBin m:val="before"/>
    <m:brkBinSub m:val="--"/>
    <m:smallFrac m:val="0"/>
    <m:dispDef/>
    <m:lMargin m:val="0"/>
    <m:rMargin m:val="0"/>
    <m:defJc m:val="centerGroup"/>
    <m:wrapIndent m:val="1440"/>
    <m:intLim m:val="subSup"/>
    <m:naryLim m:val="undOvr"/>
  </m:mathPr>
  <w:themeFontLang w:val="en-NZ"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14:docId w14:val="18968AEB"/>
  <w15:docId w15:val="{A4625C7C-EC8A-4B60-970F-37661F41F5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82A6D"/>
    <w:pPr>
      <w:keepNext/>
      <w:spacing w:after="0" w:line="240" w:lineRule="auto"/>
      <w:outlineLvl w:val="0"/>
    </w:pPr>
    <w:rPr>
      <w:rFonts w:ascii="Arial" w:eastAsia="PMingLiU" w:hAnsi="Arial" w:cs="Times New Roman"/>
      <w:b/>
      <w:sz w:val="20"/>
      <w:szCs w:val="20"/>
      <w:lang w:val="en-GB" w:eastAsia="x-none"/>
    </w:rPr>
  </w:style>
  <w:style w:type="paragraph" w:styleId="Heading2">
    <w:name w:val="heading 2"/>
    <w:basedOn w:val="Normal"/>
    <w:next w:val="Normal"/>
    <w:link w:val="Heading2Char"/>
    <w:uiPriority w:val="9"/>
    <w:semiHidden/>
    <w:unhideWhenUsed/>
    <w:qFormat/>
    <w:rsid w:val="003D724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6DE5"/>
    <w:pPr>
      <w:ind w:left="720"/>
      <w:contextualSpacing/>
    </w:pPr>
  </w:style>
  <w:style w:type="character" w:customStyle="1" w:styleId="Heading1Char">
    <w:name w:val="Heading 1 Char"/>
    <w:basedOn w:val="DefaultParagraphFont"/>
    <w:link w:val="Heading1"/>
    <w:uiPriority w:val="9"/>
    <w:rsid w:val="00282A6D"/>
    <w:rPr>
      <w:rFonts w:ascii="Arial" w:eastAsia="PMingLiU" w:hAnsi="Arial" w:cs="Times New Roman"/>
      <w:b/>
      <w:sz w:val="20"/>
      <w:szCs w:val="20"/>
      <w:lang w:val="en-GB" w:eastAsia="x-none"/>
    </w:rPr>
  </w:style>
  <w:style w:type="paragraph" w:styleId="Header">
    <w:name w:val="header"/>
    <w:basedOn w:val="Normal"/>
    <w:link w:val="HeaderChar"/>
    <w:uiPriority w:val="99"/>
    <w:unhideWhenUsed/>
    <w:rsid w:val="00282A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2A6D"/>
  </w:style>
  <w:style w:type="paragraph" w:styleId="Footer">
    <w:name w:val="footer"/>
    <w:basedOn w:val="Normal"/>
    <w:link w:val="FooterChar"/>
    <w:unhideWhenUsed/>
    <w:rsid w:val="00282A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2A6D"/>
  </w:style>
  <w:style w:type="paragraph" w:customStyle="1" w:styleId="DocTitle">
    <w:name w:val="Doc Title"/>
    <w:basedOn w:val="Normal"/>
    <w:next w:val="Normal"/>
    <w:rsid w:val="00517B29"/>
    <w:pPr>
      <w:keepLines/>
      <w:spacing w:after="662" w:line="378" w:lineRule="exact"/>
      <w:jc w:val="center"/>
    </w:pPr>
    <w:rPr>
      <w:rFonts w:ascii="Arial" w:eastAsia="PMingLiU" w:hAnsi="Arial" w:cs="Times New Roman"/>
      <w:b/>
      <w:sz w:val="32"/>
      <w:szCs w:val="20"/>
      <w:lang w:val="en-US"/>
    </w:rPr>
  </w:style>
  <w:style w:type="character" w:styleId="PageNumber">
    <w:name w:val="page number"/>
    <w:basedOn w:val="DefaultParagraphFont"/>
    <w:rsid w:val="00517B29"/>
  </w:style>
  <w:style w:type="paragraph" w:customStyle="1" w:styleId="Text">
    <w:name w:val="Text"/>
    <w:basedOn w:val="Normal"/>
    <w:link w:val="TextChar"/>
    <w:qFormat/>
    <w:rsid w:val="00DF5846"/>
    <w:pPr>
      <w:spacing w:after="0" w:line="240" w:lineRule="auto"/>
    </w:pPr>
    <w:rPr>
      <w:rFonts w:ascii="Arial" w:eastAsia="Times New Roman" w:hAnsi="Arial" w:cs="Times New Roman"/>
      <w:szCs w:val="16"/>
    </w:rPr>
  </w:style>
  <w:style w:type="character" w:styleId="CommentReference">
    <w:name w:val="annotation reference"/>
    <w:semiHidden/>
    <w:rsid w:val="00DF5846"/>
    <w:rPr>
      <w:sz w:val="16"/>
      <w:szCs w:val="16"/>
    </w:rPr>
  </w:style>
  <w:style w:type="paragraph" w:styleId="CommentText">
    <w:name w:val="annotation text"/>
    <w:basedOn w:val="Normal"/>
    <w:link w:val="CommentTextChar"/>
    <w:semiHidden/>
    <w:rsid w:val="00DF5846"/>
    <w:pPr>
      <w:spacing w:after="0" w:line="240" w:lineRule="auto"/>
    </w:pPr>
    <w:rPr>
      <w:rFonts w:ascii="Book Antiqua" w:eastAsia="Times New Roman" w:hAnsi="Book Antiqua" w:cs="Times New Roman"/>
      <w:sz w:val="20"/>
      <w:szCs w:val="20"/>
      <w:lang w:val="x-none" w:eastAsia="en-NZ"/>
    </w:rPr>
  </w:style>
  <w:style w:type="character" w:customStyle="1" w:styleId="CommentTextChar">
    <w:name w:val="Comment Text Char"/>
    <w:basedOn w:val="DefaultParagraphFont"/>
    <w:link w:val="CommentText"/>
    <w:semiHidden/>
    <w:rsid w:val="00DF5846"/>
    <w:rPr>
      <w:rFonts w:ascii="Book Antiqua" w:eastAsia="Times New Roman" w:hAnsi="Book Antiqua" w:cs="Times New Roman"/>
      <w:sz w:val="20"/>
      <w:szCs w:val="20"/>
      <w:lang w:val="x-none" w:eastAsia="en-NZ"/>
    </w:rPr>
  </w:style>
  <w:style w:type="paragraph" w:styleId="BalloonText">
    <w:name w:val="Balloon Text"/>
    <w:basedOn w:val="Normal"/>
    <w:link w:val="BalloonTextChar"/>
    <w:uiPriority w:val="99"/>
    <w:semiHidden/>
    <w:unhideWhenUsed/>
    <w:rsid w:val="00DF584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5846"/>
    <w:rPr>
      <w:rFonts w:ascii="Segoe UI" w:hAnsi="Segoe UI" w:cs="Segoe UI"/>
      <w:sz w:val="18"/>
      <w:szCs w:val="18"/>
    </w:rPr>
  </w:style>
  <w:style w:type="paragraph" w:customStyle="1" w:styleId="EndNoteBibliographyTitle">
    <w:name w:val="EndNote Bibliography Title"/>
    <w:basedOn w:val="Normal"/>
    <w:link w:val="EndNoteBibliographyTitleChar"/>
    <w:rsid w:val="00DF5846"/>
    <w:pPr>
      <w:spacing w:after="0"/>
      <w:jc w:val="center"/>
    </w:pPr>
    <w:rPr>
      <w:rFonts w:ascii="Calibri" w:hAnsi="Calibri"/>
      <w:noProof/>
      <w:lang w:val="en-US"/>
    </w:rPr>
  </w:style>
  <w:style w:type="character" w:customStyle="1" w:styleId="TextChar">
    <w:name w:val="Text Char"/>
    <w:basedOn w:val="DefaultParagraphFont"/>
    <w:link w:val="Text"/>
    <w:rsid w:val="00DF5846"/>
    <w:rPr>
      <w:rFonts w:ascii="Arial" w:eastAsia="Times New Roman" w:hAnsi="Arial" w:cs="Times New Roman"/>
      <w:szCs w:val="16"/>
    </w:rPr>
  </w:style>
  <w:style w:type="character" w:customStyle="1" w:styleId="EndNoteBibliographyTitleChar">
    <w:name w:val="EndNote Bibliography Title Char"/>
    <w:basedOn w:val="TextChar"/>
    <w:link w:val="EndNoteBibliographyTitle"/>
    <w:rsid w:val="00DF5846"/>
    <w:rPr>
      <w:rFonts w:ascii="Calibri" w:eastAsia="Times New Roman" w:hAnsi="Calibri" w:cs="Times New Roman"/>
      <w:noProof/>
      <w:szCs w:val="16"/>
      <w:lang w:val="en-US"/>
    </w:rPr>
  </w:style>
  <w:style w:type="paragraph" w:customStyle="1" w:styleId="EndNoteBibliography">
    <w:name w:val="EndNote Bibliography"/>
    <w:basedOn w:val="Normal"/>
    <w:link w:val="EndNoteBibliographyChar"/>
    <w:rsid w:val="00DF5846"/>
    <w:pPr>
      <w:spacing w:line="240" w:lineRule="auto"/>
      <w:jc w:val="both"/>
    </w:pPr>
    <w:rPr>
      <w:rFonts w:ascii="Calibri" w:hAnsi="Calibri"/>
      <w:noProof/>
      <w:lang w:val="en-US"/>
    </w:rPr>
  </w:style>
  <w:style w:type="character" w:customStyle="1" w:styleId="EndNoteBibliographyChar">
    <w:name w:val="EndNote Bibliography Char"/>
    <w:basedOn w:val="TextChar"/>
    <w:link w:val="EndNoteBibliography"/>
    <w:rsid w:val="00DF5846"/>
    <w:rPr>
      <w:rFonts w:ascii="Calibri" w:eastAsia="Times New Roman" w:hAnsi="Calibri" w:cs="Times New Roman"/>
      <w:noProof/>
      <w:szCs w:val="16"/>
      <w:lang w:val="en-US"/>
    </w:rPr>
  </w:style>
  <w:style w:type="character" w:styleId="Hyperlink">
    <w:name w:val="Hyperlink"/>
    <w:basedOn w:val="DefaultParagraphFont"/>
    <w:uiPriority w:val="99"/>
    <w:unhideWhenUsed/>
    <w:rsid w:val="00DF5846"/>
    <w:rPr>
      <w:color w:val="0563C1" w:themeColor="hyperlink"/>
      <w:u w:val="single"/>
    </w:rPr>
  </w:style>
  <w:style w:type="character" w:customStyle="1" w:styleId="li-content">
    <w:name w:val="li-content"/>
    <w:rsid w:val="00015A4B"/>
  </w:style>
  <w:style w:type="paragraph" w:styleId="NormalWeb">
    <w:name w:val="Normal (Web)"/>
    <w:basedOn w:val="Normal"/>
    <w:uiPriority w:val="99"/>
    <w:semiHidden/>
    <w:unhideWhenUsed/>
    <w:rsid w:val="00257970"/>
    <w:pPr>
      <w:spacing w:before="100" w:beforeAutospacing="1" w:after="100" w:afterAutospacing="1" w:line="240" w:lineRule="auto"/>
    </w:pPr>
    <w:rPr>
      <w:rFonts w:ascii="Times New Roman" w:hAnsi="Times New Roman" w:cs="Times New Roman"/>
      <w:sz w:val="24"/>
      <w:szCs w:val="24"/>
      <w:lang w:eastAsia="en-NZ"/>
    </w:rPr>
  </w:style>
  <w:style w:type="table" w:styleId="TableGrid">
    <w:name w:val="Table Grid"/>
    <w:basedOn w:val="TableNormal"/>
    <w:uiPriority w:val="39"/>
    <w:rsid w:val="009546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3D724E"/>
    <w:rPr>
      <w:rFonts w:asciiTheme="majorHAnsi" w:eastAsiaTheme="majorEastAsia" w:hAnsiTheme="majorHAnsi" w:cstheme="majorBidi"/>
      <w:color w:val="2E74B5" w:themeColor="accent1" w:themeShade="BF"/>
      <w:sz w:val="26"/>
      <w:szCs w:val="26"/>
    </w:rPr>
  </w:style>
  <w:style w:type="paragraph" w:styleId="CommentSubject">
    <w:name w:val="annotation subject"/>
    <w:basedOn w:val="CommentText"/>
    <w:next w:val="CommentText"/>
    <w:link w:val="CommentSubjectChar"/>
    <w:uiPriority w:val="99"/>
    <w:semiHidden/>
    <w:unhideWhenUsed/>
    <w:rsid w:val="00032324"/>
    <w:pPr>
      <w:spacing w:after="160"/>
    </w:pPr>
    <w:rPr>
      <w:rFonts w:asciiTheme="minorHAnsi" w:eastAsiaTheme="minorEastAsia" w:hAnsiTheme="minorHAnsi" w:cstheme="minorBidi"/>
      <w:b/>
      <w:bCs/>
      <w:lang w:val="en-NZ" w:eastAsia="en-US"/>
    </w:rPr>
  </w:style>
  <w:style w:type="character" w:customStyle="1" w:styleId="CommentSubjectChar">
    <w:name w:val="Comment Subject Char"/>
    <w:basedOn w:val="CommentTextChar"/>
    <w:link w:val="CommentSubject"/>
    <w:uiPriority w:val="99"/>
    <w:semiHidden/>
    <w:rsid w:val="00032324"/>
    <w:rPr>
      <w:rFonts w:ascii="Book Antiqua" w:eastAsia="Times New Roman" w:hAnsi="Book Antiqua" w:cs="Times New Roman"/>
      <w:b/>
      <w:bCs/>
      <w:sz w:val="20"/>
      <w:szCs w:val="20"/>
      <w:lang w:val="x-none" w:eastAsia="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443287">
      <w:bodyDiv w:val="1"/>
      <w:marLeft w:val="0"/>
      <w:marRight w:val="0"/>
      <w:marTop w:val="0"/>
      <w:marBottom w:val="0"/>
      <w:divBdr>
        <w:top w:val="none" w:sz="0" w:space="0" w:color="auto"/>
        <w:left w:val="none" w:sz="0" w:space="0" w:color="auto"/>
        <w:bottom w:val="none" w:sz="0" w:space="0" w:color="auto"/>
        <w:right w:val="none" w:sz="0" w:space="0" w:color="auto"/>
      </w:divBdr>
    </w:div>
    <w:div w:id="337851982">
      <w:bodyDiv w:val="1"/>
      <w:marLeft w:val="0"/>
      <w:marRight w:val="0"/>
      <w:marTop w:val="0"/>
      <w:marBottom w:val="0"/>
      <w:divBdr>
        <w:top w:val="none" w:sz="0" w:space="0" w:color="auto"/>
        <w:left w:val="none" w:sz="0" w:space="0" w:color="auto"/>
        <w:bottom w:val="none" w:sz="0" w:space="0" w:color="auto"/>
        <w:right w:val="none" w:sz="0" w:space="0" w:color="auto"/>
      </w:divBdr>
    </w:div>
    <w:div w:id="912735216">
      <w:bodyDiv w:val="1"/>
      <w:marLeft w:val="0"/>
      <w:marRight w:val="0"/>
      <w:marTop w:val="0"/>
      <w:marBottom w:val="0"/>
      <w:divBdr>
        <w:top w:val="none" w:sz="0" w:space="0" w:color="auto"/>
        <w:left w:val="none" w:sz="0" w:space="0" w:color="auto"/>
        <w:bottom w:val="none" w:sz="0" w:space="0" w:color="auto"/>
        <w:right w:val="none" w:sz="0" w:space="0" w:color="auto"/>
      </w:divBdr>
    </w:div>
    <w:div w:id="966814178">
      <w:bodyDiv w:val="1"/>
      <w:marLeft w:val="0"/>
      <w:marRight w:val="0"/>
      <w:marTop w:val="0"/>
      <w:marBottom w:val="0"/>
      <w:divBdr>
        <w:top w:val="none" w:sz="0" w:space="0" w:color="auto"/>
        <w:left w:val="none" w:sz="0" w:space="0" w:color="auto"/>
        <w:bottom w:val="none" w:sz="0" w:space="0" w:color="auto"/>
        <w:right w:val="none" w:sz="0" w:space="0" w:color="auto"/>
      </w:divBdr>
      <w:divsChild>
        <w:div w:id="348484840">
          <w:marLeft w:val="0"/>
          <w:marRight w:val="0"/>
          <w:marTop w:val="0"/>
          <w:marBottom w:val="0"/>
          <w:divBdr>
            <w:top w:val="none" w:sz="0" w:space="0" w:color="auto"/>
            <w:left w:val="none" w:sz="0" w:space="0" w:color="auto"/>
            <w:bottom w:val="none" w:sz="0" w:space="0" w:color="auto"/>
            <w:right w:val="none" w:sz="0" w:space="0" w:color="auto"/>
          </w:divBdr>
        </w:div>
        <w:div w:id="498810397">
          <w:marLeft w:val="0"/>
          <w:marRight w:val="0"/>
          <w:marTop w:val="0"/>
          <w:marBottom w:val="0"/>
          <w:divBdr>
            <w:top w:val="none" w:sz="0" w:space="0" w:color="auto"/>
            <w:left w:val="none" w:sz="0" w:space="0" w:color="auto"/>
            <w:bottom w:val="none" w:sz="0" w:space="0" w:color="auto"/>
            <w:right w:val="none" w:sz="0" w:space="0" w:color="auto"/>
          </w:divBdr>
        </w:div>
        <w:div w:id="1754429157">
          <w:marLeft w:val="0"/>
          <w:marRight w:val="0"/>
          <w:marTop w:val="0"/>
          <w:marBottom w:val="0"/>
          <w:divBdr>
            <w:top w:val="none" w:sz="0" w:space="0" w:color="auto"/>
            <w:left w:val="none" w:sz="0" w:space="0" w:color="auto"/>
            <w:bottom w:val="none" w:sz="0" w:space="0" w:color="auto"/>
            <w:right w:val="none" w:sz="0" w:space="0" w:color="auto"/>
          </w:divBdr>
        </w:div>
        <w:div w:id="1495029729">
          <w:marLeft w:val="0"/>
          <w:marRight w:val="0"/>
          <w:marTop w:val="0"/>
          <w:marBottom w:val="0"/>
          <w:divBdr>
            <w:top w:val="none" w:sz="0" w:space="0" w:color="auto"/>
            <w:left w:val="none" w:sz="0" w:space="0" w:color="auto"/>
            <w:bottom w:val="none" w:sz="0" w:space="0" w:color="auto"/>
            <w:right w:val="none" w:sz="0" w:space="0" w:color="auto"/>
          </w:divBdr>
        </w:div>
        <w:div w:id="2122257147">
          <w:marLeft w:val="0"/>
          <w:marRight w:val="0"/>
          <w:marTop w:val="0"/>
          <w:marBottom w:val="0"/>
          <w:divBdr>
            <w:top w:val="none" w:sz="0" w:space="0" w:color="auto"/>
            <w:left w:val="none" w:sz="0" w:space="0" w:color="auto"/>
            <w:bottom w:val="none" w:sz="0" w:space="0" w:color="auto"/>
            <w:right w:val="none" w:sz="0" w:space="0" w:color="auto"/>
          </w:divBdr>
        </w:div>
      </w:divsChild>
    </w:div>
    <w:div w:id="1254702023">
      <w:bodyDiv w:val="1"/>
      <w:marLeft w:val="0"/>
      <w:marRight w:val="0"/>
      <w:marTop w:val="0"/>
      <w:marBottom w:val="0"/>
      <w:divBdr>
        <w:top w:val="none" w:sz="0" w:space="0" w:color="auto"/>
        <w:left w:val="none" w:sz="0" w:space="0" w:color="auto"/>
        <w:bottom w:val="none" w:sz="0" w:space="0" w:color="auto"/>
        <w:right w:val="none" w:sz="0" w:space="0" w:color="auto"/>
      </w:divBdr>
      <w:divsChild>
        <w:div w:id="1036664376">
          <w:marLeft w:val="0"/>
          <w:marRight w:val="0"/>
          <w:marTop w:val="0"/>
          <w:marBottom w:val="0"/>
          <w:divBdr>
            <w:top w:val="none" w:sz="0" w:space="0" w:color="auto"/>
            <w:left w:val="none" w:sz="0" w:space="0" w:color="auto"/>
            <w:bottom w:val="none" w:sz="0" w:space="0" w:color="auto"/>
            <w:right w:val="none" w:sz="0" w:space="0" w:color="auto"/>
          </w:divBdr>
        </w:div>
        <w:div w:id="325981513">
          <w:marLeft w:val="0"/>
          <w:marRight w:val="0"/>
          <w:marTop w:val="0"/>
          <w:marBottom w:val="0"/>
          <w:divBdr>
            <w:top w:val="none" w:sz="0" w:space="0" w:color="auto"/>
            <w:left w:val="none" w:sz="0" w:space="0" w:color="auto"/>
            <w:bottom w:val="none" w:sz="0" w:space="0" w:color="auto"/>
            <w:right w:val="none" w:sz="0" w:space="0" w:color="auto"/>
          </w:divBdr>
        </w:div>
        <w:div w:id="548029660">
          <w:marLeft w:val="0"/>
          <w:marRight w:val="0"/>
          <w:marTop w:val="0"/>
          <w:marBottom w:val="0"/>
          <w:divBdr>
            <w:top w:val="none" w:sz="0" w:space="0" w:color="auto"/>
            <w:left w:val="none" w:sz="0" w:space="0" w:color="auto"/>
            <w:bottom w:val="none" w:sz="0" w:space="0" w:color="auto"/>
            <w:right w:val="none" w:sz="0" w:space="0" w:color="auto"/>
          </w:divBdr>
        </w:div>
      </w:divsChild>
    </w:div>
    <w:div w:id="1723945058">
      <w:bodyDiv w:val="1"/>
      <w:marLeft w:val="0"/>
      <w:marRight w:val="0"/>
      <w:marTop w:val="0"/>
      <w:marBottom w:val="0"/>
      <w:divBdr>
        <w:top w:val="none" w:sz="0" w:space="0" w:color="auto"/>
        <w:left w:val="none" w:sz="0" w:space="0" w:color="auto"/>
        <w:bottom w:val="none" w:sz="0" w:space="0" w:color="auto"/>
        <w:right w:val="none" w:sz="0" w:space="0" w:color="auto"/>
      </w:divBdr>
    </w:div>
    <w:div w:id="1790933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Relationship Id="rId13" Type="http://schemas.openxmlformats.org/officeDocument/2006/relationships/hyperlink" Target="mailto:paul.docherty@canterbury.ac.nz" TargetMode="External"/><Relationship Id="rId18" Type="http://schemas.openxmlformats.org/officeDocument/2006/relationships/hyperlink" Target="mailto:LLon@hrc.govt.nz" TargetMode="External"/><Relationship Id="rId26" Type="http://schemas.openxmlformats.org/officeDocument/2006/relationships/hyperlink" Target="http://evs.nci.nih.gov/ftp1/CTCAE/CTCAE_4.03_2010-06-14_QuickReference_8.5x11.pdf" TargetMode="Externa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mailto:geoff.shaw@chdb.health.nz" TargetMode="External"/><Relationship Id="rId17" Type="http://schemas.openxmlformats.org/officeDocument/2006/relationships/hyperlink" Target="mailto:carl.scarrott@canterbury.ac.nz" TargetMode="External"/><Relationship Id="rId25" Type="http://schemas.openxmlformats.org/officeDocument/2006/relationships/hyperlink" Target="http://www.biomedical-engineering-online.com/content/13/1/140" TargetMode="External"/><Relationship Id="rId2" Type="http://schemas.openxmlformats.org/officeDocument/2006/relationships/numbering" Target="numbering.xml"/><Relationship Id="rId16" Type="http://schemas.openxmlformats.org/officeDocument/2006/relationships/hyperlink" Target="mailto:elena.moltchanova@canterbury.ac.nz" TargetMode="External"/><Relationship Id="rId20" Type="http://schemas.openxmlformats.org/officeDocument/2006/relationships/image" Target="media/image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geoff.chase@canterbury.ac.nz" TargetMode="External"/><Relationship Id="rId24" Type="http://schemas.openxmlformats.org/officeDocument/2006/relationships/image" Target="media/image7.emf"/><Relationship Id="rId5" Type="http://schemas.openxmlformats.org/officeDocument/2006/relationships/webSettings" Target="webSettings.xml"/><Relationship Id="rId15" Type="http://schemas.openxmlformats.org/officeDocument/2006/relationships/hyperlink" Target="mailto:yeongshiong.chiew@canterbury.ac.nz" TargetMode="External"/><Relationship Id="rId23" Type="http://schemas.openxmlformats.org/officeDocument/2006/relationships/image" Target="media/image6.emf"/><Relationship Id="rId28"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image" Target="media/image2.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mailto:chris.pretty@canterbury.ac.nz" TargetMode="External"/><Relationship Id="rId22" Type="http://schemas.openxmlformats.org/officeDocument/2006/relationships/image" Target="media/image5.png"/><Relationship Id="rId27" Type="http://schemas.openxmlformats.org/officeDocument/2006/relationships/header" Target="header1.xml"/><Relationship Id="rId30" Type="http://schemas.microsoft.com/office/2011/relationships/people" Target="people.xml"/></Relationships>
</file>

<file path=word/_rels/footer1.xml.rels><?xml version="1.0" encoding="UTF-8" standalone="yes"?>
<Relationships xmlns="http://schemas.openxmlformats.org/package/2006/relationships"><Relationship Id="rId1" Type="http://schemas.openxmlformats.org/officeDocument/2006/relationships/image" Target="media/image1.tif"/></Relationships>
</file>

<file path=word/_rels/header1.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B87F05-10BA-435B-A79F-4C2478C4C1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Pages>
  <Words>12133</Words>
  <Characters>69163</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
    </vt:vector>
  </TitlesOfParts>
  <Company>University of Canterbury</Company>
  <LinksUpToDate>false</LinksUpToDate>
  <CharactersWithSpaces>81134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Yeong Shiong Chiew</dc:creator>
  <cp:lastModifiedBy>Kyeong Kim</cp:lastModifiedBy>
  <cp:revision>5</cp:revision>
  <cp:lastPrinted>2015-08-03T01:51:00Z</cp:lastPrinted>
  <dcterms:created xsi:type="dcterms:W3CDTF">2016-03-10T00:12:00Z</dcterms:created>
  <dcterms:modified xsi:type="dcterms:W3CDTF">2016-03-13T21:28:00Z</dcterms:modified>
</cp:coreProperties>
</file>